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7470" w14:textId="77777777" w:rsidR="00922F21" w:rsidRDefault="00922F21">
      <w:pPr>
        <w:spacing w:before="400" w:after="60"/>
      </w:pPr>
    </w:p>
    <w:p w14:paraId="1CE99860" w14:textId="77777777" w:rsidR="00922F21" w:rsidRDefault="00000000">
      <w:pPr>
        <w:spacing w:after="80"/>
        <w:jc w:val="center"/>
      </w:pPr>
      <w:r>
        <w:rPr>
          <w:rFonts w:eastAsia="Arial"/>
          <w:b/>
          <w:bCs/>
          <w:color w:val="1A3560"/>
          <w:sz w:val="80"/>
          <w:szCs w:val="80"/>
        </w:rPr>
        <w:t>Own Ur Time</w:t>
      </w:r>
    </w:p>
    <w:p w14:paraId="48874A61" w14:textId="7A22795F" w:rsidR="00922F21" w:rsidRDefault="00000000">
      <w:pPr>
        <w:spacing w:after="120"/>
        <w:jc w:val="center"/>
        <w:rPr>
          <w:lang w:eastAsia="ko-KR"/>
        </w:rPr>
      </w:pPr>
      <w:r>
        <w:rPr>
          <w:rFonts w:eastAsia="Arial"/>
          <w:i/>
          <w:iCs/>
          <w:color w:val="2C5F8A"/>
          <w:sz w:val="28"/>
          <w:szCs w:val="28"/>
        </w:rPr>
        <w:t>실행기능 외부구조화 앱  —  기획 문서 v</w:t>
      </w:r>
      <w:del w:id="101" w:author="Claude" w:date="2025-05-11T00:00:00Z">
        <w:r>
          <w:rPr>
            <w:rFonts w:eastAsia="Arial" w:hint="eastAsia"/>
            <w:i/>
            <w:iCs/>
            <w:color w:val="2C5F8A"/>
            <w:sz w:val="28"/>
            <w:szCs w:val="28"/>
            <w:lang w:eastAsia="ko-KR"/>
          </w:rPr>
          <w:delText>1.0</w:delText>
        </w:r>
      </w:del>
      <w:ins w:id="102" w:author="Claude" w:date="2025-05-11T00:00:00Z">
        <w:r>
          <w:rPr>
            <w:rFonts w:eastAsia="Arial" w:hint="eastAsia"/>
            <w:i/>
            <w:iCs/>
            <w:color w:val="2C5F8A"/>
            <w:sz w:val="28"/>
            <w:szCs w:val="28"/>
            <w:lang w:eastAsia="ko-KR"/>
          </w:rPr>
          <w:t>1.1</w:t>
        </w:r>
      </w:ins>
    </w:p>
    <w:p w14:paraId="093D4B3A" w14:textId="77777777" w:rsidR="00922F21" w:rsidRDefault="00000000">
      <w:pPr>
        <w:spacing w:after="60"/>
        <w:jc w:val="center"/>
      </w:pPr>
      <w:r>
        <w:rPr>
          <w:rFonts w:eastAsia="Arial"/>
          <w:color w:val="555555"/>
          <w:sz w:val="21"/>
          <w:szCs w:val="21"/>
        </w:rPr>
        <w:t>진단 여부 무관  |  성인 ADHD 특성 사용자 대상  |  Apple 우선 → 크로스플랫폼 확장</w:t>
      </w:r>
    </w:p>
    <w:p w14:paraId="0F7B9756" w14:textId="77777777" w:rsidR="00922F21" w:rsidRDefault="00000000">
      <w:pPr>
        <w:spacing w:before="80" w:after="60"/>
        <w:jc w:val="center"/>
      </w:pPr>
      <w:r>
        <w:rPr>
          <w:rFonts w:eastAsia="Arial"/>
          <w:color w:val="888888"/>
        </w:rPr>
        <w:t>Flutter + Supabase  |  1인 개발  |  한국 1차 출시</w:t>
      </w:r>
    </w:p>
    <w:p w14:paraId="1369789D" w14:textId="77777777" w:rsidR="00922F21" w:rsidRDefault="00922F21">
      <w:pPr>
        <w:pBdr>
          <w:bottom w:val="single" w:sz="6" w:space="0" w:color="1A3560"/>
        </w:pBdr>
        <w:spacing w:after="400"/>
        <w:jc w:val="center"/>
      </w:pPr>
    </w:p>
    <w:p w14:paraId="5044E59E" w14:textId="77777777" w:rsidR="00922F21" w:rsidRDefault="00922F21">
      <w:pPr>
        <w:spacing w:before="200" w:after="100"/>
      </w:pPr>
    </w:p>
    <w:p w14:paraId="7E29BC48" w14:textId="77777777" w:rsidR="00922F21" w:rsidRDefault="00000000">
      <w:r>
        <w:br w:type="page"/>
      </w:r>
    </w:p>
    <w:p w14:paraId="222906DA" w14:textId="77777777" w:rsidR="00922F21" w:rsidRDefault="00000000">
      <w:pPr>
        <w:pStyle w:val="1"/>
      </w:pPr>
      <w:r>
        <w:lastRenderedPageBreak/>
        <w:t>목차</w:t>
      </w:r>
    </w:p>
    <w:p w14:paraId="1AF893DE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전략·배경</w:t>
      </w:r>
    </w:p>
    <w:p w14:paraId="4D4D67BE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0.  한 문장 결론</w:t>
      </w:r>
    </w:p>
    <w:p w14:paraId="2D91B16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1.  제품 정의</w:t>
      </w:r>
    </w:p>
    <w:p w14:paraId="49506E6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2.  타깃 사용자</w:t>
      </w:r>
    </w:p>
    <w:p w14:paraId="2DA91E8B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3.  문제 정의 (DSM-5-TR 기준)</w:t>
      </w:r>
    </w:p>
    <w:p w14:paraId="4C059742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4.  신경과학적 원인 구조</w:t>
      </w:r>
    </w:p>
    <w:p w14:paraId="0D8893E0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제품</w:t>
      </w:r>
    </w:p>
    <w:p w14:paraId="4B9DA422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5.  핵심 기능</w:t>
      </w:r>
    </w:p>
    <w:p w14:paraId="79AE892F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6.  성취 표시 &amp; 보상 설계</w:t>
      </w:r>
    </w:p>
    <w:p w14:paraId="37D1D24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7.  온보딩 &amp; 로그인</w:t>
      </w:r>
    </w:p>
    <w:p w14:paraId="077DA1F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8.  동반질환 보조 기능</w:t>
      </w:r>
    </w:p>
    <w:p w14:paraId="79BBAAA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9.  캘린더 연동 전략</w:t>
      </w:r>
    </w:p>
    <w:p w14:paraId="2F8F3A7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10.  AI 기능</w:t>
      </w:r>
    </w:p>
    <w:p w14:paraId="24C2A0B4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비즈니스</w:t>
      </w:r>
    </w:p>
    <w:p w14:paraId="599BD914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11.  수익 모델 &amp; 시장 분석</w:t>
      </w:r>
    </w:p>
    <w:p w14:paraId="4AE3BD3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12.  KPI</w:t>
      </w:r>
    </w:p>
    <w:p w14:paraId="1DDFB95C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13.  경쟁 앱 분석</w:t>
      </w:r>
    </w:p>
    <w:p w14:paraId="2AD6BCFD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실행</w:t>
      </w:r>
    </w:p>
    <w:p w14:paraId="0B1D0317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14.  플랫폼 로드맵</w:t>
      </w:r>
    </w:p>
    <w:p w14:paraId="730C404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15.  MVP 로드맵</w:t>
      </w:r>
    </w:p>
    <w:p w14:paraId="380AC31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16.  기술 명세 (Flutter + Supabase)</w:t>
      </w:r>
    </w:p>
    <w:p w14:paraId="0FEB981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17.  참고 문헌</w:t>
      </w:r>
    </w:p>
    <w:p w14:paraId="5C363D1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7D25E91" w14:textId="77777777" w:rsidR="00922F21" w:rsidRDefault="00000000">
      <w:r>
        <w:br w:type="page"/>
      </w:r>
    </w:p>
    <w:p w14:paraId="4C82B7E4" w14:textId="77777777" w:rsidR="00922F21" w:rsidRDefault="00000000">
      <w:pPr>
        <w:pStyle w:val="1"/>
      </w:pPr>
      <w:r>
        <w:lastRenderedPageBreak/>
        <w:t>0. 한 문장 결론</w:t>
      </w:r>
    </w:p>
    <w:p w14:paraId="4DD59027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"계획은 세웠는데 시작이 안 된다면, 그 다음은 우리가 합니다. 착수·유지·복귀에 집중한 실행 보조 앱 — 진단 여부에 관계없이 ADHD 특성을 가진 모든 성인이 사용할 수 있다."</w:t>
      </w:r>
    </w:p>
    <w:p w14:paraId="1507F858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CF0914" w14:textId="77777777" w:rsidR="00922F21" w:rsidRDefault="00000000">
      <w:pPr>
        <w:pStyle w:val="1"/>
      </w:pPr>
      <w:r>
        <w:t>1. 제품 정의</w:t>
      </w:r>
    </w:p>
    <w:p w14:paraId="3A9C3E8D" w14:textId="77777777" w:rsidR="00922F21" w:rsidRDefault="00000000">
      <w:pPr>
        <w:pStyle w:val="2"/>
      </w:pPr>
      <w:r>
        <w:t>1-1. 정체성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B1391E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86B7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039B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13A7EB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068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계획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0D27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아님</w:t>
            </w:r>
          </w:p>
        </w:tc>
      </w:tr>
      <w:tr w:rsidR="00922F21" w14:paraId="0766E9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C765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단순 타이머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29D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아님</w:t>
            </w:r>
          </w:p>
        </w:tc>
      </w:tr>
      <w:tr w:rsidR="00922F21" w14:paraId="31AB99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0D0A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실행 보조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12881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착수 + 유지 + 복귀에 집중</w:t>
            </w:r>
          </w:p>
        </w:tc>
      </w:tr>
    </w:tbl>
    <w:p w14:paraId="1F205C05" w14:textId="77777777" w:rsidR="00922F21" w:rsidRDefault="00922F21">
      <w:pPr>
        <w:spacing w:before="100" w:after="100"/>
      </w:pPr>
    </w:p>
    <w:p w14:paraId="3776EB48" w14:textId="77777777" w:rsidR="00922F21" w:rsidRDefault="00000000">
      <w:pPr>
        <w:pStyle w:val="2"/>
      </w:pPr>
      <w:r>
        <w:t>1-2. 핵심 전략</w:t>
      </w:r>
    </w:p>
    <w:p w14:paraId="682CFD39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외부 구조화(External Scaffolding) — ADHD 뇌가 수행하기 어려운 실행기능을 앱이 외부에서 대신 담당한다. 의지력이 아닌 구조로 해결한다.</w:t>
      </w:r>
    </w:p>
    <w:p w14:paraId="20FB6C4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8755081" w14:textId="77777777" w:rsidR="00922F21" w:rsidRDefault="00000000">
      <w:pPr>
        <w:pStyle w:val="1"/>
      </w:pPr>
      <w:r>
        <w:t>2. 타깃 사용자</w:t>
      </w:r>
    </w:p>
    <w:p w14:paraId="779E62F7" w14:textId="77777777" w:rsidR="00922F21" w:rsidRDefault="00000000">
      <w:pPr>
        <w:pStyle w:val="2"/>
      </w:pPr>
      <w:r>
        <w:t>2-1. 포지셔닝 원칙</w:t>
      </w:r>
    </w:p>
    <w:p w14:paraId="12479279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진단 여부가 아닌 "경험하는 어려움"을 기준으로 한다. 앱 내 어디에도 "당신은 ADHD입니다"라는 판단을 내리지 않는다.</w:t>
      </w:r>
    </w:p>
    <w:p w14:paraId="5ECADF48" w14:textId="77777777" w:rsidR="00922F21" w:rsidRDefault="00922F21">
      <w:pPr>
        <w:spacing w:before="100" w:after="100"/>
      </w:pPr>
    </w:p>
    <w:p w14:paraId="27E4B742" w14:textId="77777777" w:rsidR="00922F21" w:rsidRDefault="00000000">
      <w:pPr>
        <w:pStyle w:val="2"/>
      </w:pPr>
      <w:r>
        <w:t>2-2. 1차 타깃 — ADHD 진단 성인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23F8B29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71A4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속성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6B05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23E868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7CCF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연령대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E89C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만 18-45세 성인</w:t>
            </w:r>
          </w:p>
        </w:tc>
      </w:tr>
      <w:tr w:rsidR="00922F21" w14:paraId="04709A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425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진단 상태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4BC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DSM-5-TR 또는 ICD-11 기준 ADHD 진단 보유</w:t>
            </w:r>
          </w:p>
        </w:tc>
      </w:tr>
      <w:tr w:rsidR="00922F21" w14:paraId="13F2E3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48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약물 복용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A210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복용 여부 무관 (복약 알림 기능으로 보조, Opt-in)</w:t>
            </w:r>
          </w:p>
        </w:tc>
      </w:tr>
      <w:tr w:rsidR="00922F21" w14:paraId="3106D0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27E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주요 어려움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595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지연, 집중 유지, 작업 전환, 방해 후 복귀</w:t>
            </w:r>
          </w:p>
        </w:tc>
      </w:tr>
      <w:tr w:rsidR="00922F21" w14:paraId="47D66C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3857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사용 맥락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3B15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재택근무·학업·프리랜서 등 자율적 시간 관리가 필요한 환경</w:t>
            </w:r>
          </w:p>
        </w:tc>
      </w:tr>
    </w:tbl>
    <w:p w14:paraId="07FF29EC" w14:textId="77777777" w:rsidR="00922F21" w:rsidRDefault="00922F21">
      <w:pPr>
        <w:spacing w:before="100" w:after="100"/>
      </w:pPr>
    </w:p>
    <w:p w14:paraId="62F806D8" w14:textId="77777777" w:rsidR="00922F21" w:rsidRDefault="00000000">
      <w:pPr>
        <w:pStyle w:val="2"/>
      </w:pPr>
      <w:r>
        <w:t>2-3. 2차 타깃 — ADHD 의심·미진단 성인</w:t>
      </w:r>
    </w:p>
    <w:p w14:paraId="602B6A94" w14:textId="77777777" w:rsidR="00922F21" w:rsidRDefault="00000000">
      <w:pPr>
        <w:spacing w:before="40" w:after="40"/>
        <w:ind w:left="360"/>
      </w:pPr>
      <w:r>
        <w:rPr>
          <w:rFonts w:eastAsia="Arial"/>
        </w:rPr>
        <w:lastRenderedPageBreak/>
        <w:t>•  할 일을 시작하는 데 20분 이상 걸리는 경우가 잦다</w:t>
      </w:r>
    </w:p>
    <w:p w14:paraId="7CA48EFF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집중하다가 갑자기 딴 생각에 빠져드는 빈도가 높다</w:t>
      </w:r>
    </w:p>
    <w:p w14:paraId="500EC7A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중간에 끊기면 다시 시작하기가 어렵다</w:t>
      </w:r>
    </w:p>
    <w:p w14:paraId="620ECEB3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여러 작업을 전환할 때 예상보다 훨씬 오래 걸린다</w:t>
      </w:r>
    </w:p>
    <w:p w14:paraId="6D1C9239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기분이나 의욕이 생산성에 큰 영향을 준다</w:t>
      </w:r>
    </w:p>
    <w:p w14:paraId="7C2295CE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5D9FED7" w14:textId="77777777" w:rsidR="00922F21" w:rsidRDefault="00000000">
      <w:pPr>
        <w:pStyle w:val="1"/>
      </w:pPr>
      <w:r>
        <w:t>3. 문제 정의 (DSM-5-TR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922F21" w14:paraId="013DFF2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2537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실행기능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8385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문제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6727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수치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1372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출처</w:t>
            </w:r>
          </w:p>
        </w:tc>
      </w:tr>
      <w:tr w:rsidR="00922F21" w14:paraId="4C6329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169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157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시작까지 걸리는 시간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F00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20-40분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8842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[1]</w:t>
            </w:r>
          </w:p>
        </w:tc>
      </w:tr>
      <w:tr w:rsidR="00922F21" w14:paraId="65675B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68A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4C7E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주의 이탈 빈도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5BE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일반인 대비 2-3배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225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[2]</w:t>
            </w:r>
          </w:p>
        </w:tc>
      </w:tr>
      <w:tr w:rsidR="00922F21" w14:paraId="72354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EB9E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EBB5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 전환 시 시간 손실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E6E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50% 이상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613E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[3]</w:t>
            </w:r>
          </w:p>
        </w:tc>
      </w:tr>
      <w:tr w:rsidR="00922F21" w14:paraId="6A260C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574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1535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방해 후 복귀 소요 시간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7E5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일반인 대비 2배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4FD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[2]</w:t>
            </w:r>
          </w:p>
        </w:tc>
      </w:tr>
      <w:tr w:rsidR="00922F21" w14:paraId="4E3FAB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0EA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동반질환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A96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불안장애 동반율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799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135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[4]</w:t>
            </w:r>
          </w:p>
        </w:tc>
      </w:tr>
      <w:tr w:rsidR="00922F21" w14:paraId="3208D2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AFEF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동반질환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43D1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우울장애 동반율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99D9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19-32%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0513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[5]</w:t>
            </w:r>
          </w:p>
        </w:tc>
      </w:tr>
    </w:tbl>
    <w:p w14:paraId="1783F7B9" w14:textId="77777777" w:rsidR="00922F21" w:rsidRDefault="00922F21">
      <w:pPr>
        <w:spacing w:before="100" w:after="100"/>
      </w:pPr>
    </w:p>
    <w:p w14:paraId="3CC33A44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효과 수치는 초기 사용자 데이터로 검증 예정인 가설 수치다. 임상 주장으로 해석하지 않는다.</w:t>
      </w:r>
    </w:p>
    <w:p w14:paraId="289F162D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7A227D28" w14:textId="77777777" w:rsidR="00922F21" w:rsidRDefault="00000000">
      <w:pPr>
        <w:pStyle w:val="1"/>
      </w:pPr>
      <w:r>
        <w:t>4. 신경과학적 원인 구조</w:t>
      </w:r>
    </w:p>
    <w:p w14:paraId="18286C4F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① 도파민/노르에피네프린 불균형</w:t>
      </w:r>
    </w:p>
    <w:p w14:paraId="61CFC114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즉각적 보상이 없는 과제에 대한 동기 생성이 어렵다 → 착수 지연</w:t>
      </w:r>
    </w:p>
    <w:p w14:paraId="7A2F06CF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외부 자극 억제 기능이 약해 주의가 쉽게 이탈한다</w:t>
      </w:r>
    </w:p>
    <w:p w14:paraId="79253EA3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감정 조절과 실행 계획 기능이 동시에 저하된다</w:t>
      </w:r>
    </w:p>
    <w:p w14:paraId="24E0F4C5" w14:textId="77777777" w:rsidR="00922F21" w:rsidRDefault="00922F21">
      <w:pPr>
        <w:spacing w:before="100" w:after="100"/>
      </w:pPr>
    </w:p>
    <w:p w14:paraId="651ADF4A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② 전두엽-기저핵 회로 결함</w:t>
      </w:r>
    </w:p>
    <w:p w14:paraId="52F4FCCA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진행 중인 과제의 맥락 정보를 유지하기 어렵다 → 방해 후 복귀 실패</w:t>
      </w:r>
    </w:p>
    <w:p w14:paraId="1B92A23C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과제 전환 시 전환 비용이 크다</w:t>
      </w:r>
    </w:p>
    <w:p w14:paraId="63668AE5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복잡한 과제를 단계로 분해하는 데 추가 인지 자원이 필요하다</w:t>
      </w:r>
    </w:p>
    <w:p w14:paraId="6FEB6EBF" w14:textId="77777777" w:rsidR="00922F21" w:rsidRDefault="00922F21">
      <w:pPr>
        <w:spacing w:before="100" w:after="100"/>
      </w:pPr>
    </w:p>
    <w:p w14:paraId="36048362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③ 시간 지각 왜곡 (Time Blindness)</w:t>
      </w:r>
    </w:p>
    <w:p w14:paraId="663112F4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작업에 얼마나 시간이 걸릴지 예측이 어렵다</w:t>
      </w:r>
    </w:p>
    <w:p w14:paraId="03B0F801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데드라인이 멀리 느껴져 착수를 계속 미루게 된다</w:t>
      </w:r>
    </w:p>
    <w:p w14:paraId="3726FE47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타이머와 외부 시간 구조가 내부 시간 감각을 대체한다</w:t>
      </w:r>
    </w:p>
    <w:p w14:paraId="6DF5C14F" w14:textId="77777777" w:rsidR="00922F21" w:rsidRDefault="00922F21">
      <w:pPr>
        <w:spacing w:before="100" w:after="100"/>
      </w:pPr>
    </w:p>
    <w:p w14:paraId="0805D389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 xml:space="preserve">핵심 통찰: ADHD 뇌는 '할 수 없는' 것이 아니라 '지금 당장 흥미롭거나 보상이 있는 것만 할 수 있는' 뇌다. Own Ur </w:t>
        <w:lastRenderedPageBreak/>
        <w:t>Time은 외부 구조(External Scaffolding)로 실행기능을 대신 담당한다.</w:t>
      </w:r>
    </w:p>
    <w:p w14:paraId="6290EE88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1BC759" w14:textId="77777777" w:rsidR="00922F21" w:rsidRDefault="00000000">
      <w:pPr>
        <w:pStyle w:val="1"/>
      </w:pPr>
      <w:r>
        <w:t>5. 핵심 기능</w:t>
      </w:r>
    </w:p>
    <w:p w14:paraId="5DBB8968" w14:textId="77777777" w:rsidR="00922F21" w:rsidRDefault="00000000">
      <w:pPr>
        <w:pStyle w:val="2"/>
      </w:pPr>
      <w:r>
        <w:t>5-1. 착수 — 2분 마이크로 시작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93EF3E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402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358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452519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EBA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2AC3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할 일을 시작하는 데 20-40분 소요</w:t>
            </w:r>
          </w:p>
        </w:tc>
      </w:tr>
      <w:tr w:rsidR="00922F21" w14:paraId="27DAEE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743D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24C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도파민 보상 예측 없이는 전두엽이 행동 개시 신호를 보내지 못함</w:t>
            </w:r>
          </w:p>
        </w:tc>
      </w:tr>
      <w:tr w:rsidR="00922F21" w14:paraId="32F9DE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C7F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2DC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"지금 2분만" 마이크로 착수 + AI 기반 3단계 과제 자동 분해 (무료, 1일 10회)</w:t>
            </w:r>
          </w:p>
        </w:tc>
      </w:tr>
      <w:tr w:rsidR="00922F21" w14:paraId="019F29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8D3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86DF6" w14:textId="77777777" w:rsidR="00922F21" w:rsidRDefault="00000000">
            <w:del w:id="105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delText>① 홈에서 버튼 1개로 즉시 2분 시작 → ② 과제명 입력 선택 → ③ 2분 후 "계속할까요?" → ④ 10/15/25분 또는 커스텀 선택 → ⑤ 즉각 보상 제공</w:delText>
              </w:r>
            </w:del>
            <w:ins w:id="106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t>① 홈에서 버튼 1개로 즉시 2분 시작 → ② 과제명 입력 선택 → ②-a 과제명 입력 시 AI 3단계 자동 분해 (1일 10회 무료; 한도 초과 시 긍정 메시지 + 수동 3단계 입력 유지) → ③ 2분 후 기분 체크 → 세션길이 자동 제안 → 10/15/25분 또는 커스텀 선택 → ④ 수기작업 토글 선택 (선택 사항) → ⑤ 세션 실행 → ⑥ 즉각 보상 제공</w:t>
              </w:r>
            </w:ins>
          </w:p>
        </w:tc>
      </w:tr>
      <w:tr w:rsidR="00922F21" w14:paraId="3306B6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8566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8BC9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입력 강제 없음. 시작 전 설정 강제 없음. 첫 행동은 항상 1탭</w:t>
            </w:r>
          </w:p>
        </w:tc>
      </w:tr>
    </w:tbl>
    <w:p w14:paraId="238AC291" w14:textId="77777777" w:rsidR="00922F21" w:rsidRDefault="00922F21">
      <w:pPr>
        <w:spacing w:before="100" w:after="100"/>
      </w:pPr>
    </w:p>
    <w:p w14:paraId="1D56FE2F" w14:textId="77777777" w:rsidR="00922F21" w:rsidRDefault="00000000">
      <w:pPr>
        <w:pStyle w:val="2"/>
      </w:pPr>
      <w:r>
        <w:t>5-2. 유지 — 유연 세션 타이머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440757F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20BD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C3A5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00711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6DE0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05B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주의 이탈 빈도 일반인 대비 2-3배</w:t>
            </w:r>
          </w:p>
        </w:tc>
      </w:tr>
      <w:tr w:rsidR="00922F21" w14:paraId="0FBEAB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5D90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2958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억제 기능 약화. 고정 타이머(25분)는 ADHD 뇌의 가변적 집중 패턴과 맞지 않음</w:t>
            </w:r>
          </w:p>
        </w:tc>
      </w:tr>
      <w:tr w:rsidR="00922F21" w14:paraId="3CB132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5BF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5B94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10 / 15 / 25분 선택 + 커스텀 (맨 끝 배치) + 세션당 3회 리셋 + 1분 추가</w:t>
            </w:r>
          </w:p>
        </w:tc>
      </w:tr>
    </w:tbl>
    <w:p w14:paraId="74EB5FAB" w14:textId="77777777" w:rsidR="00922F21" w:rsidRDefault="00922F21">
      <w:pPr>
        <w:spacing w:before="100" w:after="100"/>
      </w:pPr>
    </w:p>
    <w:p w14:paraId="04C2170A" w14:textId="55936D94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이탈 감지 설계 (v</w:t>
      </w:r>
      <w:del w:id="103" w:author="Claude" w:date="2025-05-11T00:00:00Z">
        <w:r>
          <w:rPr>
            <w:rFonts w:eastAsia="Arial" w:hint="eastAsia"/>
            <w:b/>
            <w:bCs/>
            <w:color w:val="2C5F8A"/>
            <w:sz w:val="22"/>
            <w:szCs w:val="22"/>
            <w:lang w:eastAsia="ko-KR"/>
          </w:rPr>
          <w:delText>1.0</w:delText>
        </w:r>
      </w:del>
      <w:ins w:id="104" w:author="Claude" w:date="2025-05-11T00:00:00Z">
        <w:r>
          <w:rPr>
            <w:rFonts w:eastAsia="Arial" w:hint="eastAsia"/>
            <w:b/>
            <w:bCs/>
            <w:color w:val="2C5F8A"/>
            <w:sz w:val="22"/>
            <w:szCs w:val="22"/>
            <w:lang w:eastAsia="ko-KR"/>
          </w:rPr>
          <w:t>1.1</w:t>
        </w:r>
      </w:ins>
      <w:r>
        <w:rPr>
          <w:rFonts w:eastAsia="Arial"/>
          <w:b/>
          <w:bCs/>
          <w:color w:val="2C5F8A"/>
          <w:sz w:val="22"/>
          <w:szCs w:val="22"/>
        </w:rPr>
        <w:t xml:space="preserve"> 확정)</w:t>
      </w:r>
    </w:p>
    <w:p w14:paraId="24FA8E1C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앱이 먼저 이탈을 판단하지 않는다. 사용자가 선언하는 구조를 기본으로 하되, 신규·복귀 사용자 한정으로 적응형 체크인을 제공한다.</w:t>
      </w:r>
    </w:p>
    <w:p w14:paraId="3B2A99D8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18F978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CCCD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방식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BE22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E5879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614E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① 사용자 선언형 (기본)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A8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화면 하단 '잠깐 끊김' 버튼 항상 노출. 탭 전까지 세션 화면 변경 없음. Mac은 단축키 Cmd+Shift+P.</w:t>
            </w:r>
          </w:p>
        </w:tc>
      </w:tr>
      <w:tr w:rsidR="00922F21" w14:paraId="43140F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1C409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② 적응형 체크인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A66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신규·7일+ 공백 복귀 사용자 한정. 세션 시작 5분 후 1회만 표시: '집중 중이신가요?' → [네, 집중 중] 선택 시 해당 세션 재표시 없음. 3회 연속 선택 시 체크인 영구 종료. 무응답 10초 후 자동 소멸.</w:t>
            </w:r>
          </w:p>
        </w:tc>
      </w:tr>
      <w:tr w:rsidR="00922F21" w14:paraId="33F0F5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1C7A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③ 수기 작업 모드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86E0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시작 전 '수기·오프스크린 작업' 토글 → 해당 세션 모든 체크인 비활성화. 독서·손글씨·악기 등 화면 미터치 작업 대응.</w:t>
            </w:r>
          </w:p>
        </w:tc>
      </w:tr>
      <w:tr w:rsidR="00922F21" w14:paraId="5CB428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FB9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원인 분류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F0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급한 일 발생 / 충동적 이탈 / 휴식 필요 — 3가지. 각각 다른 복귀 경로 제공.</w:t>
            </w:r>
          </w:p>
        </w:tc>
      </w:tr>
    </w:tbl>
    <w:p w14:paraId="06958034" w14:textId="77777777" w:rsidR="00922F21" w:rsidRDefault="00922F21">
      <w:pPr>
        <w:spacing w:before="100" w:after="100"/>
      </w:pPr>
    </w:p>
    <w:p w14:paraId="3063FBE5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핵심 원칙: 앱이 집중을 방해하는 아이러니를 제거한다. 물어보는 것 자체가 이탈 트리거가 될 수 있다.</w:t>
      </w:r>
    </w:p>
    <w:p w14:paraId="06C35218" w14:textId="77777777" w:rsidR="00922F21" w:rsidRDefault="00922F21">
      <w:pPr>
        <w:spacing w:before="100" w:after="100"/>
      </w:pPr>
    </w:p>
    <w:p w14:paraId="0E31044A" w14:textId="77777777" w:rsidR="00922F21" w:rsidRDefault="00000000">
      <w:pPr>
        <w:pStyle w:val="2"/>
      </w:pPr>
      <w:r>
        <w:lastRenderedPageBreak/>
        <w:t>5-3. 복귀 — 1탭 재진입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0570DA1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E4CC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3084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68416E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C7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DC2A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방해 후 원래 작업 복귀에 일반인 대비 2배 소요</w:t>
            </w:r>
          </w:p>
        </w:tc>
      </w:tr>
      <w:tr w:rsidR="00922F21" w14:paraId="02B5F5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DFC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B60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작업기억이 방해 사건으로 덮어써져 직전 과제의 맥락 정보가 손실됨</w:t>
            </w:r>
          </w:p>
        </w:tc>
      </w:tr>
      <w:tr w:rsidR="00922F21" w14:paraId="0399FE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6C2E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EF3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원인 분류 + 맥락 복원 카드 + 1탭 재진입</w:t>
            </w:r>
          </w:p>
        </w:tc>
      </w:tr>
      <w:tr w:rsidR="00922F21" w14:paraId="662DF5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D72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571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① 이탈 원인 분류 → ② 원인별 복귀 경로 → ③ '이전 작업 / 다음 단계' 맥락 카드 → ④ 이어하기 1탭 재시작</w:t>
            </w:r>
          </w:p>
        </w:tc>
      </w:tr>
      <w:tr w:rsidR="00922F21" w14:paraId="0B986E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870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2F4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앱이 작업기억의 외부 저장소 역할을 한다. 이탈 원인 데이터는 개인화 인사이트로 축적.</w:t>
            </w:r>
          </w:p>
        </w:tc>
      </w:tr>
    </w:tbl>
    <w:p w14:paraId="71D0D82F" w14:textId="77777777" w:rsidR="00922F21" w:rsidRDefault="00922F21">
      <w:pPr>
        <w:spacing w:before="100" w:after="100"/>
      </w:pPr>
    </w:p>
    <w:p w14:paraId="740270B1" w14:textId="77777777" w:rsidR="00922F21" w:rsidRDefault="00000000">
      <w:pPr>
        <w:pStyle w:val="2"/>
      </w:pPr>
      <w:r>
        <w:t>5-4. 전환 — 자동 다음 과제 연결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54A9DB7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A2C9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E55A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658B7E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23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5F8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 전환 시 시간 손실 50% 이상</w:t>
            </w:r>
          </w:p>
        </w:tc>
      </w:tr>
      <w:tr w:rsidR="00922F21" w14:paraId="6016132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3595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80B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집중 패턴 히트맵 기반 전환 제안 + 원탭 다음 세션 시작</w:t>
            </w:r>
          </w:p>
        </w:tc>
      </w:tr>
      <w:tr w:rsidR="00922F21" w14:paraId="335EA2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00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006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① 세션 완료 후 다음 과제 자동 제안 → ② 집중 패턴 분석 → 지금 하기 좋은 과제 유형 추천 → ③ 1탭 즉시 다음 세션 시작</w:t>
            </w:r>
          </w:p>
        </w:tc>
      </w:tr>
      <w:tr w:rsidR="00922F21" w14:paraId="4131CA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E61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65E0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 결정의 인지 부하를 앱이 대신 처리한다. 사용자는 예/아니오만 결정한다.</w:t>
            </w:r>
          </w:p>
        </w:tc>
      </w:tr>
    </w:tbl>
    <w:p w14:paraId="2E2D6F36" w14:textId="77777777" w:rsidR="00922F21" w:rsidRDefault="00922F21">
      <w:pPr>
        <w:spacing w:before="100" w:after="100"/>
      </w:pPr>
    </w:p>
    <w:p w14:paraId="20103626" w14:textId="77777777" w:rsidR="00922F21" w:rsidRDefault="00000000">
      <w:pPr>
        <w:pStyle w:val="2"/>
      </w:pPr>
      <w:r>
        <w:t>5-5. 추적 — 자동 성과 추적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E79232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06E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6AC9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7D566A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695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56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자신의 실행기능 패턴에 대한 인식 부족</w:t>
            </w:r>
          </w:p>
        </w:tc>
      </w:tr>
      <w:tr w:rsidR="00922F21" w14:paraId="13818A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E1B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616B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5대 지표 자동 수집 + 주간 리포트 자동 생성 (수동 입력 최소화, 90% 자동화)</w:t>
            </w:r>
          </w:p>
        </w:tc>
      </w:tr>
      <w:tr w:rsidR="00922F21" w14:paraId="452F8B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C4F6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5대 지표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F65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시간 / 이탈 횟수 / 복귀율 / 완료율 / 집중 패턴</w:t>
            </w:r>
          </w:p>
        </w:tc>
      </w:tr>
      <w:tr w:rsidR="00922F21" w14:paraId="4E6BA6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C9C9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40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기록 행위 자체가 ADHD 사용자에게 또 다른 장벽이다. 앱이 메타인지의 외부 도구 역할을 한다.</w:t>
            </w:r>
          </w:p>
        </w:tc>
      </w:tr>
    </w:tbl>
    <w:p w14:paraId="12D8C9BF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C06713" w14:textId="77777777" w:rsidR="00922F21" w:rsidRDefault="00000000">
      <w:pPr>
        <w:pStyle w:val="1"/>
      </w:pPr>
      <w:r>
        <w:t>6. 성취 표시 &amp; 보상 설계</w:t>
      </w:r>
    </w:p>
    <w:p w14:paraId="6D3F10B4" w14:textId="77777777" w:rsidR="00922F21" w:rsidRDefault="00000000">
      <w:pPr>
        <w:pStyle w:val="2"/>
      </w:pPr>
      <w:r>
        <w:t>6-1. 성취 표시 원칙</w:t>
      </w:r>
    </w:p>
    <w:p w14:paraId="2770AA33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"얼마나 못했나"는 절대 보여주지 않는다. "얼마나 했나"만 다양한 방식으로 보여준다.</w:t>
      </w:r>
    </w:p>
    <w:p w14:paraId="283E3414" w14:textId="77777777" w:rsidR="00922F21" w:rsidRDefault="00922F21">
      <w:pPr>
        <w:spacing w:before="100" w:after="100"/>
      </w:pPr>
    </w:p>
    <w:p w14:paraId="7560BD07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히트맵 빈 날은 그냥 비워둔다 — 회색 또는 '0'으로 채우지 않는다</w:t>
      </w:r>
    </w:p>
    <w:p w14:paraId="1B40A69D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'7일 연속 스트릭' 대신 '최근 7일 중 5일 활동'으로 표현한다</w:t>
      </w:r>
    </w:p>
    <w:p w14:paraId="1A448C43" w14:textId="77777777" w:rsidR="00922F21" w:rsidRDefault="00000000">
      <w:pPr>
        <w:spacing w:before="40" w:after="40"/>
        <w:ind w:left="360"/>
      </w:pPr>
      <w:r>
        <w:rPr>
          <w:rFonts w:eastAsia="Arial"/>
        </w:rPr>
        <w:lastRenderedPageBreak/>
        <w:t>•  비교 기준은 어제의 나로만 한정한다</w:t>
      </w:r>
    </w:p>
    <w:p w14:paraId="52C594C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통계는 사용자가 보고 싶을 때 진입 — 메인 화면에 미달성 수치 노출 금지</w:t>
      </w:r>
    </w:p>
    <w:p w14:paraId="00EA2144" w14:textId="77777777" w:rsidR="00922F21" w:rsidRDefault="00922F21">
      <w:pPr>
        <w:spacing w:before="100" w:after="100"/>
      </w:pPr>
    </w:p>
    <w:p w14:paraId="310AE84C" w14:textId="77777777" w:rsidR="00922F21" w:rsidRDefault="00000000">
      <w:pPr>
        <w:pStyle w:val="2"/>
      </w:pPr>
      <w:r>
        <w:t>6-2. 보상 레이어 3단계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3060"/>
        <w:gridCol w:w="2400"/>
      </w:tblGrid>
      <w:tr w:rsidR="00922F21" w14:paraId="15451FDE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E871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1A71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발생 조건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90E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보상 내용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8118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</w:tr>
      <w:tr w:rsidR="00922F21" w14:paraId="2F1D43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4477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 — 즉각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56F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매 세션 완료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FD8F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사운드 + 완료 애니메이션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314A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무료. 항상 발생. 절대 없어지지 않음</w:t>
            </w:r>
          </w:p>
        </w:tc>
      </w:tr>
      <w:tr w:rsidR="00922F21" w14:paraId="7AB7DD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B513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 — 조건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A7D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특정 행동 달성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25B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 뱃지 + 특별 이펙트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7104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유료. 어려운 상황의 시작에 더 강한 보상</w:t>
            </w:r>
          </w:p>
        </w:tc>
      </w:tr>
      <w:tr w:rsidR="00922F21" w14:paraId="5D7CCC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B2D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 — 성장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3B89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뱃지 누적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DD0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테마·스킨 해금 / 작업 공간 성장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76F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유료. 잘 할수록 새로운 것이 열리는 구조</w:t>
            </w:r>
          </w:p>
        </w:tc>
      </w:tr>
    </w:tbl>
    <w:p w14:paraId="17CF3DBA" w14:textId="77777777" w:rsidR="00922F21" w:rsidRDefault="00922F21">
      <w:pPr>
        <w:spacing w:before="100" w:after="100"/>
      </w:pPr>
    </w:p>
    <w:p w14:paraId="047FCBEF" w14:textId="77777777" w:rsidR="00922F21" w:rsidRDefault="00000000">
      <w:pPr>
        <w:pStyle w:val="2"/>
      </w:pPr>
      <w:r>
        <w:t>6-3. 레이어 2 조건 보상 상세</w:t>
      </w:r>
    </w:p>
    <w:p w14:paraId="35BF4E9D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핵심 원칙: '오늘 10개 완료'보다 '컨디션 나쁜 날 1번 시작'에 더 희귀한 보상이 나와야 한다.</w:t>
      </w:r>
    </w:p>
    <w:p w14:paraId="0737BF1F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922F21" w14:paraId="268D4448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BB2D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조건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802B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강도</w:t>
            </w:r>
          </w:p>
        </w:tc>
      </w:tr>
      <w:tr w:rsidR="00922F21" w14:paraId="7239BE6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151A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 낮은 날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54E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</w:t>
            </w:r>
          </w:p>
        </w:tc>
      </w:tr>
      <w:tr w:rsidR="00922F21" w14:paraId="5A1A58E7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98A5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3일 이상 공백 후 다시 시작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3C9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</w:t>
            </w:r>
          </w:p>
        </w:tc>
      </w:tr>
      <w:tr w:rsidR="00922F21" w14:paraId="5E11CE5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6CE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연속 3회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FC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특별</w:t>
            </w:r>
          </w:p>
        </w:tc>
      </w:tr>
      <w:tr w:rsidR="00922F21" w14:paraId="3900F53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612A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착수 10분 이내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7A2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</w:t>
            </w:r>
          </w:p>
        </w:tc>
      </w:tr>
      <w:tr w:rsidR="00922F21" w14:paraId="0501F16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CEC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없이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DF5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</w:t>
            </w:r>
          </w:p>
        </w:tc>
      </w:tr>
    </w:tbl>
    <w:p w14:paraId="369673A7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44DF9DD7" w14:textId="77777777" w:rsidR="00922F21" w:rsidRDefault="00000000">
      <w:pPr>
        <w:pStyle w:val="1"/>
      </w:pPr>
      <w:r>
        <w:t>7. 온보딩 &amp;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681AA6F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289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CB00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251F99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4D7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실행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4A94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게스트로 바로 사용 가능 — 로그인 강제 없음</w:t>
            </w:r>
          </w:p>
        </w:tc>
      </w:tr>
      <w:tr w:rsidR="00922F21" w14:paraId="178288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036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세션 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D8A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 (이모지 5단계) → 세션 길이 자동 제안</w:t>
            </w:r>
          </w:p>
        </w:tc>
      </w:tr>
      <w:tr w:rsidR="00922F21" w14:paraId="3A68C3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44B8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종료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02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이후 세션부터 기분 체크. 과제명 선택 입력</w:t>
            </w:r>
          </w:p>
        </w:tc>
      </w:tr>
      <w:tr w:rsidR="00922F21" w14:paraId="0B54E0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EFC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3번째 세션 완료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DA1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/ Google 로그인 요청 (데이터 저장 안내)</w:t>
            </w:r>
          </w:p>
        </w:tc>
      </w:tr>
      <w:tr w:rsidR="00922F21" w14:paraId="5B05D9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A72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기기 간 연동 원할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FF0C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로그인 재요청</w:t>
            </w:r>
          </w:p>
        </w:tc>
      </w:tr>
    </w:tbl>
    <w:p w14:paraId="0A82E021" w14:textId="77777777" w:rsidR="00922F21" w:rsidRDefault="00922F21">
      <w:pPr>
        <w:spacing w:before="100" w:after="100"/>
      </w:pPr>
    </w:p>
    <w:p w14:paraId="59DD0F5A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로그인 = 착수 장벽. 초기 이탈률 상승의 주요 원인이다. 로그인은 사용자가 앱의 가치를 경험한 이후에 요청한다.</w:t>
      </w:r>
    </w:p>
    <w:p w14:paraId="10A2E6D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47E4BE0" w14:textId="77777777" w:rsidR="00922F21" w:rsidRDefault="00000000">
      <w:pPr>
        <w:pStyle w:val="1"/>
      </w:pPr>
      <w:r>
        <w:lastRenderedPageBreak/>
        <w:t>8. 동반질환 보조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922F21" w14:paraId="285F554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A9B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7B28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9E7D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타이밍</w:t>
            </w:r>
          </w:p>
        </w:tc>
      </w:tr>
      <w:tr w:rsidR="00922F21" w14:paraId="0A9F42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683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D19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이모지 5단계 → 기분 낮으면 10분 세션 자동 제안. 무료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169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세션: 앱 실행 시 / 이후: 세션 종료 후</w:t>
            </w:r>
          </w:p>
        </w:tc>
      </w:tr>
      <w:tr w:rsidR="00922F21" w14:paraId="5A3C5B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05A5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복약 알림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5D2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Opt-in 선택 기능. 매일 09:00 알림 + 복용 여부 체크. 무료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5B8B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매일 09:00</w:t>
            </w:r>
          </w:p>
        </w:tc>
      </w:tr>
    </w:tbl>
    <w:p w14:paraId="58A1B706" w14:textId="77777777" w:rsidR="00922F21" w:rsidRDefault="00922F21">
      <w:pPr>
        <w:spacing w:before="100" w:after="100"/>
      </w:pPr>
    </w:p>
    <w:p w14:paraId="4EF75146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앱은 의료기기가 아니며, 진단·처방·치료를 대체하지 않는다. 이 점을 앱 내에 명확히 고지한다.</w:t>
      </w:r>
    </w:p>
    <w:p w14:paraId="00F5BA1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F06E53" w14:textId="77777777" w:rsidR="00922F21" w:rsidRDefault="00000000">
      <w:pPr>
        <w:pStyle w:val="1"/>
      </w:pPr>
      <w:r>
        <w:t>9. 캘린더 연동 전략</w:t>
      </w:r>
    </w:p>
    <w:p w14:paraId="3BC556EC" w14:textId="77777777" w:rsidR="00922F21" w:rsidRDefault="00000000">
      <w:pPr>
        <w:pStyle w:val="2"/>
      </w:pPr>
      <w:r>
        <w:t>9-1. 원칙</w:t>
      </w:r>
    </w:p>
    <w:p w14:paraId="1CA468D7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읽기 전용으로만 연동한다. 일정 목록을 앱 안에 그대로 보여주거나 캘린더에 새 일정을 생성·수정하지 않는다. Own Ur Time은 일정 관리 앱이 아니다.</w:t>
      </w:r>
    </w:p>
    <w:p w14:paraId="6A56B00F" w14:textId="77777777" w:rsidR="00922F21" w:rsidRDefault="0092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2F21" w14:paraId="50F6541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D12E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방향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A1CF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허용 여부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76BF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7D7714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4393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캘린더 → 앱 (읽기)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3C46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허용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374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맥락 인식에만 활용</w:t>
            </w:r>
          </w:p>
        </w:tc>
      </w:tr>
      <w:tr w:rsidR="00922F21" w14:paraId="5A3297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734F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→ 캘린더 (쓰기)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CAD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985E5" w14:textId="77777777" w:rsidR="00922F21" w:rsidRDefault="00922F21"/>
        </w:tc>
      </w:tr>
      <w:tr w:rsidR="00922F21" w14:paraId="5266B2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9213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내 일정 목록 표시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D3B2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291F8" w14:textId="77777777" w:rsidR="00922F21" w:rsidRDefault="00922F21"/>
        </w:tc>
      </w:tr>
    </w:tbl>
    <w:p w14:paraId="48D2502B" w14:textId="77777777" w:rsidR="00922F21" w:rsidRDefault="00922F21">
      <w:pPr>
        <w:spacing w:before="100" w:after="100"/>
      </w:pPr>
    </w:p>
    <w:p w14:paraId="475A5D8F" w14:textId="77777777" w:rsidR="00922F21" w:rsidRDefault="00000000">
      <w:pPr>
        <w:pStyle w:val="2"/>
      </w:pPr>
      <w:r>
        <w:t>9-2. 제공 기능</w:t>
      </w:r>
    </w:p>
    <w:p w14:paraId="70C40BEA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① 업무 시작/종료 인식</w:t>
      </w:r>
    </w:p>
    <w:p w14:paraId="2C0A0F76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업무 시간 시작 → '지금 업무 시간이에요, 시작할까요?' 착수 트리거 알림</w:t>
      </w:r>
    </w:p>
    <w:p w14:paraId="18FFFAA9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업무 시간 종료 → '오늘 일정이 끝났어요, 마무리할까요?' 마감 알림</w:t>
      </w:r>
    </w:p>
    <w:p w14:paraId="2F3FE23D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일정 목록 자체는 앱 화면에 노출하지 않음 — 맥락 인식에만 활용</w:t>
      </w:r>
    </w:p>
    <w:p w14:paraId="40D70485" w14:textId="77777777" w:rsidR="00922F21" w:rsidRDefault="00922F21">
      <w:pPr>
        <w:spacing w:before="100" w:after="100"/>
      </w:pPr>
    </w:p>
    <w:p w14:paraId="13D52B4D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② 미팅 전 버퍼 감지</w:t>
      </w:r>
    </w:p>
    <w:p w14:paraId="73EAD94C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'30분 뒤 미팅이 있어요 — 지금 시작하면 한 세션 완료할 수 있어요'</w:t>
      </w:r>
    </w:p>
    <w:p w14:paraId="139F3EE2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남은 시간에 맞는 세션 길이 자동 제안 (30분 → 25분, 15분 → 10분)</w:t>
      </w:r>
    </w:p>
    <w:p w14:paraId="5F3C2AC2" w14:textId="77777777" w:rsidR="00922F21" w:rsidRDefault="00922F21">
      <w:pPr>
        <w:spacing w:before="100" w:after="100"/>
      </w:pPr>
    </w:p>
    <w:p w14:paraId="22413955" w14:textId="77777777" w:rsidR="00922F21" w:rsidRDefault="00000000">
      <w:pPr>
        <w:pStyle w:val="2"/>
      </w:pPr>
      <w:r>
        <w:t>9-3. 연동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800"/>
        <w:gridCol w:w="2360"/>
      </w:tblGrid>
      <w:tr w:rsidR="00922F21" w14:paraId="107DBD3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1381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1856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연동 대상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778F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시점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611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31EA5F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1B4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444C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E31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출시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741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복잡도 배제</w:t>
            </w:r>
          </w:p>
        </w:tc>
      </w:tr>
      <w:tr w:rsidR="00922F21" w14:paraId="79C197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0621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Phase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F101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캘린더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6F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안정화 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D72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EventKit, 읽기 전용. Swift 브릿지</w:t>
            </w:r>
          </w:p>
        </w:tc>
      </w:tr>
      <w:tr w:rsidR="00922F21" w14:paraId="6AA735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038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869D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Google 캘린더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2611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 확장 시점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350FF" w14:textId="77777777" w:rsidR="00922F21" w:rsidRDefault="00922F21"/>
        </w:tc>
      </w:tr>
      <w:tr w:rsidR="00922F21" w14:paraId="7CB31A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F52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101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Outlook·기타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377C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기업 사용자 확장 시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AC77" w14:textId="77777777" w:rsidR="00922F21" w:rsidRDefault="00922F21"/>
        </w:tc>
      </w:tr>
    </w:tbl>
    <w:p w14:paraId="7E04402D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041F0081" w14:textId="77777777" w:rsidR="00922F21" w:rsidRDefault="00000000">
      <w:pPr>
        <w:pStyle w:val="1"/>
      </w:pPr>
      <w:r>
        <w:t>10. AI 기능</w:t>
      </w:r>
    </w:p>
    <w:p w14:paraId="3462F59C" w14:textId="77777777" w:rsidR="00922F21" w:rsidRDefault="00000000">
      <w:pPr>
        <w:pStyle w:val="2"/>
      </w:pPr>
      <w:r>
        <w:t>10-1. 무료 AI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75CF0A9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239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3EB8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737C2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6CC7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F3B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입력한 과제명을 AI가 3단계로 자동 분해. 착수 장벽 제거의 핵심. 1일 10회 무료. (Gemini Flash 2.0 무료 티어)</w:t>
            </w:r>
          </w:p>
        </w:tc>
      </w:tr>
    </w:tbl>
    <w:p w14:paraId="711A40A8" w14:textId="77777777" w:rsidR="00922F21" w:rsidRDefault="00922F21">
      <w:pPr>
        <w:spacing w:before="100" w:after="100"/>
      </w:pPr>
    </w:p>
    <w:p w14:paraId="172F51E3" w14:textId="77777777" w:rsidR="00922F21" w:rsidRDefault="00000000">
      <w:pPr>
        <w:pStyle w:val="2"/>
      </w:pPr>
      <w:r>
        <w:t>10-2. 유료 AI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7C16E3C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537A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A2E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7A14C4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8F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 무제한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9A0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 1일 10회 제한 해제</w:t>
            </w:r>
          </w:p>
        </w:tc>
      </w:tr>
      <w:tr w:rsidR="00922F21" w14:paraId="525DBB9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2D47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트리거 개인화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E9A9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내 패턴 분석 → 착수 성공률 높은 시간대 자동 알림</w:t>
            </w:r>
          </w:p>
        </w:tc>
      </w:tr>
      <w:tr w:rsidR="00922F21" w14:paraId="6E8750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2922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길이 추천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DDD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오늘 기분·패턴 기반 최적 세션 길이 자동 제안</w:t>
            </w:r>
          </w:p>
        </w:tc>
      </w:tr>
      <w:tr w:rsidR="00922F21" w14:paraId="3417A84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B899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패턴 분석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98247" w14:textId="77777777" w:rsidR="00922F21" w:rsidRDefault="00000000">
            <w:del w:id="109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delText>언제 왜 끊기는지 파악 → 맞춤 복귀 전략 제안</w:delText>
              </w:r>
            </w:del>
            <w:ins w:id="110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t>언제 왜 끊기는지 파악 → 맞춤 복귀 전략 제안. 유료 미구독 시 통계 탭 진입 시점에 구독 유도 CTA 노출 → 구독 화면(월간·연간) 연결.</w:t>
              </w:r>
            </w:ins>
          </w:p>
        </w:tc>
      </w:tr>
      <w:tr w:rsidR="00922F21" w14:paraId="308428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F4E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주간 인사이트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1897C" w14:textId="77777777" w:rsidR="00922F21" w:rsidRDefault="00000000">
            <w:del w:id="111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delText>'이번 주 패턴 분석 + 다음 주 전략 제안' 자동 리포트</w:delText>
              </w:r>
            </w:del>
            <w:ins w:id="112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t>‘이번 주 패턴 분석 + 다음 주 전략 제안’ 자동 리포트. 유료 미구독 시 주간 인사이트·이탈 패턴 분석·개인화 AI 추천 세 항목 모두 진입 시점에 동일한 구독 유도 CTA → 구독 화면(월간·연간) 연결.</w:t>
              </w:r>
            </w:ins>
          </w:p>
        </w:tc>
      </w:tr>
    </w:tbl>
    <w:p w14:paraId="5906F14F" w14:textId="77777777" w:rsidR="00922F21" w:rsidRDefault="00922F21">
      <w:pPr>
        <w:spacing w:before="100" w:after="100"/>
      </w:pPr>
    </w:p>
    <w:p w14:paraId="7A645A28" w14:textId="77777777" w:rsidR="00922F21" w:rsidRDefault="00000000">
      <w:pPr>
        <w:pStyle w:val="2"/>
      </w:pPr>
      <w:r>
        <w:t>10-3. AI 한도 초과 UX</w:t>
      </w:r>
    </w:p>
    <w:p w14:paraId="76E3B766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무료 사용자가 1일 10회 한도에 도달했을 때의 경험. 이 시점이 유료 전환의 핵심 접점이다.</w:t>
      </w:r>
    </w:p>
    <w:p w14:paraId="18FFC276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E0485E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3ECD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1513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90111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35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3회 남았을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BAFB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버튼 하단 '오늘 3회 남음' 소형 텍스트 (주황). 팝업 없음.</w:t>
            </w:r>
          </w:p>
        </w:tc>
      </w:tr>
      <w:tr w:rsidR="00922F21" w14:paraId="4DA013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82ED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1회 남았을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903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'오늘 마지막 1회' 강조 텍스트. 팝업 없음.</w:t>
            </w:r>
          </w:p>
        </w:tc>
      </w:tr>
      <w:tr w:rsidR="00922F21" w14:paraId="2B4795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0E43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한도 도달 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B048" w14:textId="77777777" w:rsidR="00922F21" w:rsidRDefault="00000000">
            <w:del w:id="107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delText>상단: '오늘 AI 분해를 모두 사용했어요' / 중단: '덕분에 N번 시작했어요' 긍정 메시지 / 하단 CTA: [구독하고 무제한 사용] 연간 월 2,750원 강조 / 보조: [내일 다시 올게요]</w:delText>
              </w:r>
            </w:del>
            <w:ins w:id="108" w:author="Claude" w:date="2025-05-11T00:00:00Z">
              <w:r>
                <w:rPr>
                  <w:rFonts w:eastAsia="Arial"/>
                  <w:color w:val="111111"/>
                  <w:sz w:val="19"/>
                  <w:szCs w:val="19"/>
                </w:rPr>
                <w:t>8회째 요청 시 주황 텍스트 경고 '3회 남음', 10회째 요청(한도 도달) 시: 상단 '오늘 AI 분해를 모두 사용했어요' / 중단 '덕분에 N번 시작했어요' 긍정 메시지 / 하단 CTA [구독하고 무제한 사용] 연간 월 2,750원 강조 / 보조 [내일 다시 올게요] / 수동 선택 시 수동 3단계 입력 필드 노출</w:t>
              </w:r>
            </w:ins>
          </w:p>
        </w:tc>
      </w:tr>
      <w:tr w:rsidR="00922F21" w14:paraId="5BD32C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D4C1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톤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C5A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'한도를 다 썼습니다'(부정) 아닌 '오늘 열심히 하셨네요'(긍정) 프레이밍. 수치심 트리거 회피.</w:t>
            </w:r>
          </w:p>
        </w:tc>
      </w:tr>
      <w:tr w:rsidR="00922F21" w14:paraId="2A9170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4C31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한도 도달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DC4B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수동 3단계 입력 필드 노출 — AI 없이도 착수 구조 유지.</w:t>
            </w:r>
          </w:p>
        </w:tc>
      </w:tr>
    </w:tbl>
    <w:p w14:paraId="2882E567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40A770BE" w14:textId="77777777" w:rsidR="00922F21" w:rsidRDefault="00000000">
      <w:pPr>
        <w:pStyle w:val="1"/>
      </w:pPr>
      <w:r>
        <w:lastRenderedPageBreak/>
        <w:t>11. 수익 모델 &amp; 시장 분석</w:t>
      </w:r>
    </w:p>
    <w:p w14:paraId="729CF812" w14:textId="77777777" w:rsidR="00922F21" w:rsidRDefault="00000000">
      <w:pPr>
        <w:pStyle w:val="2"/>
      </w:pPr>
      <w:r>
        <w:t>11-1. 수익 구조: Freemium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AB4D4B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BC9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0652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포함 내용</w:t>
            </w:r>
          </w:p>
        </w:tc>
      </w:tr>
      <w:tr w:rsidR="00922F21" w14:paraId="4CA0C9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16AF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245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3기능 (착수·유지·복귀) / 세션 커스텀 / 기분 체크 / 복약 알림 / 레이어 1 즉각 보상 / AI 과제 분해 (1일 10회) / 히트맵 기본</w:t>
            </w:r>
          </w:p>
        </w:tc>
      </w:tr>
      <w:tr w:rsidR="00922F21" w14:paraId="2D17EE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57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7C68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개인화 AI 추천 / 이탈 패턴 분석 / 상세 리포트 / 레이어 2·3 보상 / 테마·스킨 / 위젯 고급 / Apple 캘린더 연동 / AI 과제 분해 무제한</w:t>
            </w:r>
          </w:p>
        </w:tc>
      </w:tr>
    </w:tbl>
    <w:p w14:paraId="0A172D9A" w14:textId="77777777" w:rsidR="00922F21" w:rsidRDefault="00922F21">
      <w:pPr>
        <w:spacing w:before="100" w:after="100"/>
      </w:pPr>
    </w:p>
    <w:p w14:paraId="363D169B" w14:textId="77777777" w:rsidR="00922F21" w:rsidRDefault="00000000">
      <w:pPr>
        <w:pStyle w:val="2"/>
      </w:pPr>
      <w:r>
        <w:t>11-2. 가격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22F21" w14:paraId="7F79059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911D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플랜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E8DF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가격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A332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067A88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8EC1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구독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70872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4,900원/월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BFD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최저 진입 장벽. FocusFlight($3.99 ≒ 5,400원)보다 낮게 설정.</w:t>
            </w:r>
          </w:p>
        </w:tc>
      </w:tr>
      <w:tr w:rsidR="00922F21" w14:paraId="282385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EA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구독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4F7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33,000원/년 (월 2,750원)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17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대비 44% 할인. 결제 화면에서 '월 2,750원'으로 표시.</w:t>
            </w:r>
          </w:p>
        </w:tc>
      </w:tr>
    </w:tbl>
    <w:p w14:paraId="75C077FB" w14:textId="77777777" w:rsidR="00922F21" w:rsidRDefault="00922F21">
      <w:pPr>
        <w:spacing w:before="100" w:after="100"/>
      </w:pPr>
    </w:p>
    <w:p w14:paraId="73C7DCA7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앱스토어 수수료: 연 매출 100만달러 이하 소규모 개발자 프로그램 15% 적용.</w:t>
      </w:r>
    </w:p>
    <w:p w14:paraId="5568F844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연간 구독 LTV는 월간 대비 약 2.3배 (월 이탈률 7% 가정). 연간 구독 유도가 핵심 전략.</w:t>
      </w:r>
    </w:p>
    <w:p w14:paraId="37091D73" w14:textId="77777777" w:rsidR="00922F21" w:rsidRDefault="00922F21">
      <w:pPr>
        <w:spacing w:before="100" w:after="100"/>
      </w:pPr>
    </w:p>
    <w:p w14:paraId="73BB88F6" w14:textId="77777777" w:rsidR="00922F21" w:rsidRDefault="00000000">
      <w:pPr>
        <w:pStyle w:val="2"/>
      </w:pPr>
      <w:r>
        <w:t>11-3. 유료 전환 포인트</w:t>
      </w:r>
    </w:p>
    <w:p w14:paraId="7C822A71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개인화 AI 인사이트 노출 시 ('당신은 오후 3시에 착수 성공률이 높습니다')</w:t>
      </w:r>
    </w:p>
    <w:p w14:paraId="28A3329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AI 과제 분해 한도 초과 화면 (섹션 10-3 참조)</w:t>
      </w:r>
    </w:p>
    <w:p w14:paraId="17D91A09" w14:textId="77777777" w:rsidR="00922F21" w:rsidRDefault="00922F21">
      <w:pPr>
        <w:spacing w:before="100" w:after="100"/>
      </w:pPr>
    </w:p>
    <w:p w14:paraId="7EC887CF" w14:textId="77777777" w:rsidR="00922F21" w:rsidRDefault="00000000">
      <w:pPr>
        <w:pStyle w:val="2"/>
      </w:pPr>
      <w:r>
        <w:t>11-4. 광고 정책</w:t>
      </w:r>
    </w:p>
    <w:p w14:paraId="6E0F0768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배너·팝업·인앱 광고 전면 금지. ADHD 사용자에게 예상치 못한 자극은 이탈 트리거가 된다. 자체 이벤트·업데이트·파트너십 콘텐츠는 별도 이벤트 탭 안에서만 노출한다.</w:t>
      </w:r>
    </w:p>
    <w:p w14:paraId="519C20AF" w14:textId="77777777" w:rsidR="00922F21" w:rsidRDefault="00922F21">
      <w:pPr>
        <w:spacing w:before="100" w:after="100"/>
      </w:pPr>
    </w:p>
    <w:p w14:paraId="6D9EB5CF" w14:textId="77777777" w:rsidR="00922F21" w:rsidRDefault="00000000">
      <w:pPr>
        <w:pStyle w:val="2"/>
      </w:pPr>
      <w:r>
        <w:t>11-5. 목표 시장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922F21" w14:paraId="5F7239E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1B70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3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7E99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3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9933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근거</w:t>
            </w:r>
          </w:p>
        </w:tc>
      </w:tr>
      <w:tr w:rsidR="00922F21" w14:paraId="501806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4AD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1차 시장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F02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대한민국 성인 ADHD 진단자·의심군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910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건보심사평가원: 성인 ADHD 진단자 약 12만명(2023). 유병률 2~5% 적용 시 미진단 포함 60~120만명 추정</w:t>
            </w:r>
          </w:p>
        </w:tc>
      </w:tr>
      <w:tr w:rsidR="00922F21" w14:paraId="5E8C23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F2E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2차 시장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34C6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영어권 (미국·캐나다·영국·호주)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80F9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미국 성인 ADHD 유병률 4.4% [15]. 성인 인구 2.6억 → 잠재 약 1,140만명</w:t>
            </w:r>
          </w:p>
        </w:tc>
      </w:tr>
      <w:tr w:rsidR="00922F21" w14:paraId="187C37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440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TAM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F37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국내 생산성 앱 시장 약 800억원 (2024, App Annie)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557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ADHD 특화 앱 점유율 3~5% 추정 → 한국 내 TAM 약 24~40억원</w:t>
            </w:r>
          </w:p>
        </w:tc>
      </w:tr>
      <w:tr w:rsidR="00922F21" w14:paraId="1A77C8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A35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SAM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8DDC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진단·의심군 중 스마트폰 앱 사용 의향자 (~40%)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0BE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OECD Digital Health Report 2023 [17]. 자체 베타 설문으로 검증 예정</w:t>
            </w:r>
          </w:p>
        </w:tc>
      </w:tr>
    </w:tbl>
    <w:p w14:paraId="0059A5BC" w14:textId="77777777" w:rsidR="00922F21" w:rsidRDefault="00922F21">
      <w:pPr>
        <w:spacing w:before="100" w:after="100"/>
      </w:pPr>
    </w:p>
    <w:p w14:paraId="0A37C277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TAM/SAM은 공개 데이터 기반 추정치. 베타 출시 후 실측 데이터로 업데이트.</w:t>
      </w:r>
    </w:p>
    <w:p w14:paraId="182C064F" w14:textId="77777777" w:rsidR="00922F21" w:rsidRDefault="00922F21">
      <w:pPr>
        <w:spacing w:before="100" w:after="100"/>
      </w:pPr>
    </w:p>
    <w:p w14:paraId="6BFAB398" w14:textId="77777777" w:rsidR="00922F21" w:rsidRDefault="00000000">
      <w:pPr>
        <w:pStyle w:val="2"/>
      </w:pPr>
      <w:r>
        <w:t>11-6. 유료 전환율 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760"/>
        <w:gridCol w:w="2600"/>
      </w:tblGrid>
      <w:tr w:rsidR="00922F21" w14:paraId="485F0C0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8B3F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시나리오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BB4A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전환율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934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근거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18F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목표 시점</w:t>
            </w:r>
          </w:p>
        </w:tc>
      </w:tr>
      <w:tr w:rsidR="00922F21" w14:paraId="2F42A4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D67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보수적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BB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188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Freemium 헬스·웰니스 앱 하단 (Lenny's Newsletter [16]: 헬스앱 중앙값 2~3%)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C46B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초기</w:t>
            </w:r>
          </w:p>
        </w:tc>
      </w:tr>
      <w:tr w:rsidR="00922F21" w14:paraId="279BC0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40F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기본 (목표)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5ED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EB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Headspace 3~5%, Calm 4~6%. ADHD 특화 앱은 고통 강도가 높아 일반 앱 대비 전환율 높은 경향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DD5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12개월</w:t>
            </w:r>
          </w:p>
        </w:tc>
      </w:tr>
      <w:tr w:rsidR="00922F21" w14:paraId="114967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F3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낙관적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930A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7%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52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니치 생산성 앱 상단. Tiimo 공개 인터뷰 5~8% 언급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006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18개월+</w:t>
            </w:r>
          </w:p>
        </w:tc>
      </w:tr>
    </w:tbl>
    <w:p w14:paraId="4807270C" w14:textId="77777777" w:rsidR="00922F21" w:rsidRDefault="00922F21">
      <w:pPr>
        <w:spacing w:before="100" w:after="100"/>
      </w:pPr>
    </w:p>
    <w:p w14:paraId="5571D611" w14:textId="77777777" w:rsidR="00922F21" w:rsidRDefault="00000000">
      <w:pPr>
        <w:pStyle w:val="2"/>
      </w:pPr>
      <w:r>
        <w:t>11-7. 서버 비용 &amp; 손익분기점</w:t>
      </w:r>
    </w:p>
    <w:p w14:paraId="0B2E3ACC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서버 비용 예상 (MAU ~5,000명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922F21" w14:paraId="11ADB04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257D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F86C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MAU ~1,000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4D5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MAU ~5,000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D122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0A198E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FFB9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(DB·Auth·Realtime)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3B6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 (Free)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7AD7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$25/월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1B2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Pro: 8GB DB, 100GB 대역폭</w:t>
            </w:r>
          </w:p>
        </w:tc>
      </w:tr>
      <w:tr w:rsidR="00922F21" w14:paraId="7A2C61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A46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Developer Program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F1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$8/월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C14B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$8/월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42F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앱스토어 배포 필수</w:t>
            </w:r>
          </w:p>
        </w:tc>
      </w:tr>
      <w:tr w:rsidR="00922F21" w14:paraId="02BE4D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9DCF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도메인·이메일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D9CF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$5~10/월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B3E9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$5~10/월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C192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Cloudflare + Resend</w:t>
            </w:r>
          </w:p>
        </w:tc>
      </w:tr>
      <w:tr w:rsidR="00922F21" w14:paraId="206C58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607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API (Gemini Flash 무료)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3C8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202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$0~15/월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35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1일 10회 무료. 초과 시 과금</w:t>
            </w:r>
          </w:p>
        </w:tc>
      </w:tr>
      <w:tr w:rsidR="00922F21" w14:paraId="52A176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FBC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합계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E391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약 $13~18/월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23CF1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약 $53~80/월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8CBD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개발 도구 별도</w:t>
            </w:r>
          </w:p>
        </w:tc>
      </w:tr>
    </w:tbl>
    <w:p w14:paraId="1747880A" w14:textId="77777777" w:rsidR="00922F21" w:rsidRDefault="00922F21">
      <w:pPr>
        <w:spacing w:before="100" w:after="100"/>
      </w:pPr>
    </w:p>
    <w:p w14:paraId="2E3A9378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손익분기점 (월 고정비 $80 기준, 앱스토어 15%)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360"/>
        <w:gridCol w:w="2200"/>
      </w:tblGrid>
      <w:tr w:rsidR="00922F21" w14:paraId="63CF757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200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구독 플랜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1D10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필요 유료 사용자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C2E7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필요 MAU (전환율 4%)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F64E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목표 시점</w:t>
            </w:r>
          </w:p>
        </w:tc>
      </w:tr>
      <w:tr w:rsidR="00922F21" w14:paraId="721306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5E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4,900원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A4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37명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E61A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925명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538D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 3~4개월</w:t>
            </w:r>
          </w:p>
        </w:tc>
      </w:tr>
      <w:tr w:rsidR="00922F21" w14:paraId="2049A9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4AC1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33,000원 (월 2,750원)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B991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55명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D0F4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1,375명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FDD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 4~5개월</w:t>
            </w:r>
          </w:p>
        </w:tc>
      </w:tr>
    </w:tbl>
    <w:p w14:paraId="450A3E26" w14:textId="77777777" w:rsidR="00922F21" w:rsidRDefault="00922F21">
      <w:pPr>
        <w:spacing w:before="100" w:after="100"/>
      </w:pPr>
    </w:p>
    <w:p w14:paraId="34FF1458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목표: 출시 6개월 내 BEP 달성.</w:t>
      </w:r>
    </w:p>
    <w:p w14:paraId="38BC33F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7221C7E" w14:textId="77777777" w:rsidR="00922F21" w:rsidRDefault="00000000">
      <w:pPr>
        <w:pStyle w:val="1"/>
      </w:pPr>
      <w:r>
        <w:lastRenderedPageBreak/>
        <w:t>12. KPI (행동 지표 기준)</w:t>
      </w:r>
    </w:p>
    <w:p w14:paraId="62ABC31F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임상 수치가 아닌 실제 사용자 행동으로 측정한다. PostHog 또는 Supabase Analytics로 자동 수집.</w:t>
      </w:r>
    </w:p>
    <w:p w14:paraId="726962B0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960"/>
        <w:gridCol w:w="2600"/>
      </w:tblGrid>
      <w:tr w:rsidR="00922F21" w14:paraId="03C565E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BDF6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지표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D6E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2DC2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우선순위</w:t>
            </w:r>
          </w:p>
        </w:tc>
      </w:tr>
      <w:tr w:rsidR="00922F21" w14:paraId="54F0A8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3AB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전환율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1AAB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실행 → 2분 시작 클릭률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FBE9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46E0C0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8FF3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완료율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B28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2분 완료율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F0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568AB5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DB0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재방문율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A7BE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다음날 재사용률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0940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108B5C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549C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복귀율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C550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후 2분 내 복귀율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699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2순위</w:t>
            </w:r>
          </w:p>
        </w:tc>
      </w:tr>
      <w:tr w:rsidR="00922F21" w14:paraId="642CFE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CD26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전환율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0133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인사이트 노출 후 전환율 / 한도 초과 화면 전환율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D99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3순위</w:t>
            </w:r>
          </w:p>
        </w:tc>
      </w:tr>
    </w:tbl>
    <w:p w14:paraId="2D31213C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0D4BDDB" w14:textId="77777777" w:rsidR="00922F21" w:rsidRDefault="00000000">
      <w:pPr>
        <w:pStyle w:val="1"/>
      </w:pPr>
      <w:r>
        <w:t>13. 경쟁 앱 분석</w:t>
      </w:r>
    </w:p>
    <w:p w14:paraId="0C846A35" w14:textId="77777777" w:rsidR="00922F21" w:rsidRDefault="00000000">
      <w:pPr>
        <w:pStyle w:val="2"/>
      </w:pPr>
      <w:r>
        <w:t>13-1. 경쟁 지형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80"/>
        <w:gridCol w:w="4180"/>
      </w:tblGrid>
      <w:tr w:rsidR="00922F21" w14:paraId="6EE71059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B191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E7D2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대표 앱</w:t>
            </w:r>
          </w:p>
        </w:tc>
        <w:tc>
          <w:tcPr>
            <w:tcW w:w="4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3BC9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Own Ur Time과의 관계</w:t>
            </w:r>
          </w:p>
        </w:tc>
      </w:tr>
      <w:tr w:rsidR="00922F21" w14:paraId="45CF89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B0D3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직접 경쟁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33A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현재 없음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B044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착수·유지·복귀 3가지를 동시에 다루는 앱 부재 → 현재 공백</w:t>
            </w:r>
          </w:p>
        </w:tc>
      </w:tr>
      <w:tr w:rsidR="00922F21" w14:paraId="0E810D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FD9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간접 (집중 타이머)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5BED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FocusFlight, TodoTimer, Forest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6A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집중 '중' 경험에 특화. 착수 지원·이탈 복귀 없음.</w:t>
            </w:r>
          </w:p>
        </w:tc>
      </w:tr>
      <w:tr w:rsidR="00922F21" w14:paraId="51567B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ADDD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간접 (계획 도구)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D6AA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Tiimo, Structured, Routinery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6C6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계획 수립에 특화. 실행 순간 개입 없음.</w:t>
            </w:r>
          </w:p>
        </w:tc>
      </w:tr>
      <w:tr w:rsidR="00922F21" w14:paraId="25580A3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DCE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대체 수단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97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Focusmate (Body Doubling)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C17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사람이 외부 구조를 대신. 월 $9.99+. 스케일 어려움.</w:t>
            </w:r>
          </w:p>
        </w:tc>
      </w:tr>
    </w:tbl>
    <w:p w14:paraId="3D8B9500" w14:textId="77777777" w:rsidR="00922F21" w:rsidRDefault="00922F21">
      <w:pPr>
        <w:spacing w:before="100" w:after="100"/>
      </w:pPr>
    </w:p>
    <w:p w14:paraId="2EDFF85E" w14:textId="77777777" w:rsidR="00922F21" w:rsidRDefault="00000000">
      <w:pPr>
        <w:pStyle w:val="2"/>
      </w:pPr>
      <w:r>
        <w:t>13-2. 포지셔닝</w:t>
      </w:r>
    </w:p>
    <w:p w14:paraId="6148000B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기존 생산성 앱들은 '계획'과 '시간 기록'에 집중한다. Own Ur Time은 그 사이의 가장 어려운 순간 — 실제로 시작하고, 중간에 이탈해도 돌아오고, 끝까지 마치는 것 — 을 돕는다.</w:t>
      </w:r>
    </w:p>
    <w:p w14:paraId="2236944B" w14:textId="77777777" w:rsidR="00922F21" w:rsidRDefault="00922F21">
      <w:pPr>
        <w:spacing w:before="100" w:after="100"/>
      </w:pPr>
    </w:p>
    <w:p w14:paraId="22E3C31C" w14:textId="77777777" w:rsidR="00922F21" w:rsidRDefault="00000000">
      <w:pPr>
        <w:pStyle w:val="2"/>
      </w:pPr>
      <w:r>
        <w:t>13-3. FocusFlight 포지셔닝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0387722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D60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0722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6931B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2CF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현황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24E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250만+ 다운로드 / 4.8점 / 월 $3.99 · 연 $23.99 / 한국어 지원</w:t>
            </w:r>
          </w:p>
        </w:tc>
      </w:tr>
      <w:tr w:rsidR="00922F21" w14:paraId="3D6E30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4C8E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강점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BDD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항공 테마 몰입감 / Screen Time 연동 앱 차단 / 게임화 보상 / 탑승 의식(boarding ritual)</w:t>
            </w:r>
          </w:p>
        </w:tc>
      </w:tr>
      <w:tr w:rsidR="00922F21" w14:paraId="1E7D87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B171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결정적 빈틈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1FCD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지연 해결 없음 / 이탈 후 복귀 지원 없음 / 맥락 복원 없음 / Mac 앱 차단 정책 제약</w:t>
            </w:r>
          </w:p>
        </w:tc>
      </w:tr>
      <w:tr w:rsidR="00922F21" w14:paraId="274483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1862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포지셔닝 결론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A757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FocusFlight는 '이미 시작한 사람'을 위한 앱. Own Ur Time은 '아직 시작 못한 사람'을 위한 앱. 다른 문제를 푼다.</w:t>
            </w:r>
          </w:p>
        </w:tc>
      </w:tr>
    </w:tbl>
    <w:p w14:paraId="0A6D305C" w14:textId="77777777" w:rsidR="00922F21" w:rsidRDefault="00922F21">
      <w:pPr>
        <w:spacing w:before="100" w:after="100"/>
      </w:pPr>
    </w:p>
    <w:p w14:paraId="19E4ECAD" w14:textId="77777777" w:rsidR="00922F21" w:rsidRDefault="00000000">
      <w:pPr>
        <w:pStyle w:val="2"/>
      </w:pPr>
      <w:r>
        <w:t>13-4. 기능 비교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20"/>
        <w:gridCol w:w="1120"/>
        <w:gridCol w:w="1120"/>
        <w:gridCol w:w="1120"/>
        <w:gridCol w:w="1120"/>
        <w:gridCol w:w="1760"/>
      </w:tblGrid>
      <w:tr w:rsidR="00922F21" w14:paraId="3A0B899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8659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비교 항목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1DC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TodoTimer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69B7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Tiimo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7BA5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FocusFlight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5653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Forest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8CA5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Focusmate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66F6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Own Ur Time</w:t>
            </w:r>
          </w:p>
        </w:tc>
      </w:tr>
      <w:tr w:rsidR="00922F21" w14:paraId="05BC43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97B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D938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151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247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탑승의식(간접)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F72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914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769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2분+AI 분해</w:t>
            </w:r>
          </w:p>
        </w:tc>
      </w:tr>
      <w:tr w:rsidR="00922F21" w14:paraId="77C44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816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이탈·복귀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7B2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F1F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66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15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753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5503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선언형+맥락카드</w:t>
            </w:r>
          </w:p>
        </w:tc>
      </w:tr>
      <w:tr w:rsidR="00922F21" w14:paraId="5967AF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6281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보상 구조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382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FE75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9DC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도시·마일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5F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나무 성장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EF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DC47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3단계 레이어</w:t>
            </w:r>
          </w:p>
        </w:tc>
      </w:tr>
      <w:tr w:rsidR="00922F21" w14:paraId="1B7C37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81A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기능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DDE2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1235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플래너 AI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776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FBBB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0C9F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35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분해+인사이트</w:t>
            </w:r>
          </w:p>
        </w:tc>
      </w:tr>
      <w:tr w:rsidR="00922F21" w14:paraId="2EFAFB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7438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성취 표시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5AEC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E55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7174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누적 마일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527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나무 수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1C8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E8F4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'한 것만' 원칙</w:t>
            </w:r>
          </w:p>
        </w:tc>
      </w:tr>
      <w:tr w:rsidR="00922F21" w14:paraId="17830C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5B26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광고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9E6B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미확인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5F2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B31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83A0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0DF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F74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영구 없음</w:t>
            </w:r>
          </w:p>
        </w:tc>
      </w:tr>
      <w:tr w:rsidR="00922F21" w14:paraId="3BB852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CDFE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Mac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CEF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F24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3164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B55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2FD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웹 기반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D5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 (Phase 1)</w:t>
            </w:r>
          </w:p>
        </w:tc>
      </w:tr>
      <w:tr w:rsidR="00922F21" w14:paraId="029B9A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5AE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가격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49D3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미확인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F3BC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$59.99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4955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$23.99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0E00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$9.99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E33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$69.99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7C9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33,000원 (~$24)</w:t>
            </w:r>
          </w:p>
        </w:tc>
      </w:tr>
    </w:tbl>
    <w:p w14:paraId="26804494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D3BAB6" w14:textId="77777777" w:rsidR="00922F21" w:rsidRDefault="00000000">
      <w:pPr>
        <w:pStyle w:val="1"/>
      </w:pPr>
      <w:r>
        <w:t>14. 플랫폼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922F21" w14:paraId="18979AE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938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ECA2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플랫폼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37A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시점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EB1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12C568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E84C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9BA7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iPhone + Mac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322B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출시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7F59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Realtime + iCloud Drive 백업으로 기기 간 연속성 확보</w:t>
            </w:r>
          </w:p>
        </w:tc>
      </w:tr>
      <w:tr w:rsidR="00922F21" w14:paraId="4A8C800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EAED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5F3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iPad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C918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안정화 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047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동일 코드베이스 재활용</w:t>
            </w:r>
          </w:p>
        </w:tc>
      </w:tr>
      <w:tr w:rsidR="00922F21" w14:paraId="0AC9F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854A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4D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141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MAU 1,000명 이후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38B7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동일 코드베이스. Google Play $25 일회성</w:t>
            </w:r>
          </w:p>
        </w:tc>
      </w:tr>
      <w:tr w:rsidR="00922F21" w14:paraId="671A3E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2C4E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C33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Windows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5BA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 안정화 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727A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Windows. Microsoft Partner Center $19/년</w:t>
            </w:r>
          </w:p>
        </w:tc>
      </w:tr>
      <w:tr w:rsidR="00922F21" w14:paraId="1356E3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09A9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926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Web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C53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최후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B63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Next.js + Vercel. 구독 관리 포털 + Flutter Web 병행 검토</w:t>
            </w:r>
          </w:p>
        </w:tc>
      </w:tr>
    </w:tbl>
    <w:p w14:paraId="075F786F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749BF7C3" w14:textId="77777777" w:rsidR="00922F21" w:rsidRDefault="00000000">
      <w:pPr>
        <w:pStyle w:val="1"/>
      </w:pPr>
      <w:r>
        <w:t>15. MVP 로드맵</w:t>
      </w:r>
    </w:p>
    <w:p w14:paraId="1E7CF1F2" w14:textId="77777777" w:rsidR="00922F21" w:rsidRDefault="00000000">
      <w:pPr>
        <w:pStyle w:val="2"/>
      </w:pPr>
      <w:r>
        <w:t>15-1. 팀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48453C0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A9F5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0937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0C280B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BA8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개발 인원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7D2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1인 (기획·디자인·개발 겸임)</w:t>
            </w:r>
          </w:p>
        </w:tc>
      </w:tr>
      <w:tr w:rsidR="00922F21" w14:paraId="66138E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D6D9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AI 보조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311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Claude Code ($20/월) + GitHub Copilot / Codex</w:t>
            </w:r>
          </w:p>
        </w:tc>
      </w:tr>
      <w:tr w:rsidR="00922F21" w14:paraId="7B397C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E4A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기술 스택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AE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+ Dart + Supabase (상세는 섹션 16 참조)</w:t>
            </w:r>
          </w:p>
        </w:tc>
      </w:tr>
      <w:tr w:rsidR="00922F21" w14:paraId="073580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AE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일정 산정 기준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860C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 30~40시간 개발 투입. AI 보조로 보일러플레이트·인프라 시간 약 50% 단축 가정.</w:t>
            </w:r>
          </w:p>
        </w:tc>
      </w:tr>
    </w:tbl>
    <w:p w14:paraId="2AA1794B" w14:textId="77777777" w:rsidR="00922F21" w:rsidRDefault="00922F21">
      <w:pPr>
        <w:spacing w:before="100" w:after="100"/>
      </w:pPr>
    </w:p>
    <w:p w14:paraId="0FB70BDD" w14:textId="77777777" w:rsidR="00922F21" w:rsidRDefault="00000000">
      <w:pPr>
        <w:pStyle w:val="2"/>
      </w:pPr>
      <w:r>
        <w:t>15-2. Phase별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360"/>
        <w:gridCol w:w="2600"/>
      </w:tblGrid>
      <w:tr w:rsidR="00922F21" w14:paraId="4A76648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EDA0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7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기간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EB76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포함 기능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F80A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완료 기준</w:t>
            </w:r>
          </w:p>
        </w:tc>
      </w:tr>
      <w:tr w:rsidR="00922F21" w14:paraId="7BBAD6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B3F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C3E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6주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143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(2분 마이크로) / 유지 (유연 세션 + 사용자 선언형 이탈 + 수기 모드) / 복귀 (맥락 카드) / 레이어 1 즉각 보상 / 기분 체크 / 게스트 모드 / Supabase 기본 연동 / iCloud Drive 백업 / i18n 구조 세팅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128E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TestFlight 내부 테스트 통과. 핵심 3기능 버그 없음.</w:t>
            </w:r>
          </w:p>
        </w:tc>
      </w:tr>
      <w:tr w:rsidR="00922F21" w14:paraId="7BDB06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CD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691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F5C1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자동 추적 (5대 지표) / 히트맵 / 레이어 2 조건 보상 / 복약 알림 / Apple 로그인 / Apple 캘린더 읽기 (Swift 브릿지)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C815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외부 베타 100명. 재방문율 측정 시작.</w:t>
            </w:r>
          </w:p>
        </w:tc>
      </w:tr>
      <w:tr w:rsidR="00922F21" w14:paraId="5C7A844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54E2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490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DB4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 기능 / 레이어 3 성장 보상 (테마·스킨) / 위젯 / AI 유료 기능 / 인앱 구매 연동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4DA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 Store 제출. 유료 전환 첫 데이터 확보.</w:t>
            </w:r>
          </w:p>
        </w:tc>
      </w:tr>
      <w:tr w:rsidR="00922F21" w14:paraId="54A24A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11B2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BFAC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0093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iPad 최적화 / Android 확장 / 영어 현지화 / Next.js 구독 포털 / CloudKit 연동 검토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F79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MAU 1,000명 달성 후.</w:t>
            </w:r>
          </w:p>
        </w:tc>
      </w:tr>
    </w:tbl>
    <w:p w14:paraId="70FDEFD6" w14:textId="77777777" w:rsidR="00922F21" w:rsidRDefault="00922F21">
      <w:pPr>
        <w:spacing w:before="100" w:after="100"/>
      </w:pPr>
    </w:p>
    <w:p w14:paraId="58E6DF06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다국어 i18n 구조 (Flutter Intl 패키지)는 Phase 1 코드베이스부터 반영. 실제 번역은 Phase 4.</w:t>
      </w:r>
    </w:p>
    <w:p w14:paraId="2C06D3CE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1CF84B86" w14:textId="77777777" w:rsidR="00922F21" w:rsidRDefault="00000000">
      <w:pPr>
        <w:pStyle w:val="1"/>
      </w:pPr>
      <w:r>
        <w:t>16. 기술 명세 (Flutter + Supabase)</w:t>
      </w:r>
    </w:p>
    <w:p w14:paraId="7C76044E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선정 기준: ① 크로스플랫폼 확장성 ② 1인 개발 운영 효율 ③ 제너럴리스트 포트폴리오 가치 ④ AI 보조 개발 친화성</w:t>
      </w:r>
    </w:p>
    <w:p w14:paraId="5690201E" w14:textId="77777777" w:rsidR="00922F21" w:rsidRDefault="00922F21">
      <w:pPr>
        <w:spacing w:before="100" w:after="100"/>
      </w:pPr>
    </w:p>
    <w:p w14:paraId="722CFB6F" w14:textId="77777777" w:rsidR="00922F21" w:rsidRDefault="00000000">
      <w:pPr>
        <w:pStyle w:val="2"/>
      </w:pPr>
      <w:r>
        <w:t>16-1.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22F21" w14:paraId="0BDDB54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B7A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465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선택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4069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선정 근거</w:t>
            </w:r>
          </w:p>
        </w:tc>
      </w:tr>
      <w:tr w:rsidR="00922F21" w14:paraId="77F7FC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709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프레임워크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E8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(Dart)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392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iOS·macOS·Android·Windows·Web 단일 코드베이스. '크로스플랫폼 제품 개발자' 포트폴리오 포지셔닝. AI 보조 코드 생성 친화적.</w:t>
            </w:r>
          </w:p>
        </w:tc>
      </w:tr>
      <w:tr w:rsidR="00922F21" w14:paraId="028613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BCD8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iOS·macOS 브릿지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907D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Swift (필요 시에만)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F96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Live Activities, Core ML 등 Flutter 미지원 Apple 기능 추가 시 사용. MVP 단계 불필요.</w:t>
            </w:r>
          </w:p>
        </w:tc>
      </w:tr>
      <w:tr w:rsidR="00922F21" w14:paraId="42F65A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05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백엔드·DB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FF2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(PostgreSQL + Auth + Storage + Realtime + Edge Functions)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7B13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1인 운영 부담 최소화. PostgreSQL 기반 포트폴리오 범용성. Row Level Security로 사용자 데이터 격리.</w:t>
            </w:r>
          </w:p>
        </w:tc>
      </w:tr>
      <w:tr w:rsidR="00922F21" w14:paraId="6D74CE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B907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인증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996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Auth (Apple Sign I</w:t>
              <w:lastRenderedPageBreak/>
              <w:t>n + Google Sign In)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676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Apple Sign In은 App Store 정책상 필수. Android</w:t>
              <w:lastRenderedPageBreak/>
              <w:t xml:space="preserve"> 확장 시 Google Sign In 그대로 사용.</w:t>
            </w:r>
          </w:p>
        </w:tc>
      </w:tr>
      <w:tr w:rsidR="00922F21" w14:paraId="3D7569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E23C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기기 간 동기화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02AB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Realtime (메인) + iCloud Drive (Apple 백업)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4887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Supabase: 전 플랫폼 공통. iCloud Drive: Apple 기기 오프라인 백업 (flutter_icloud_document). CloudKit 깊은 연동은 Phase 4 이후.</w:t>
            </w:r>
          </w:p>
        </w:tc>
      </w:tr>
      <w:tr w:rsidR="00922F21" w14:paraId="000542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557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— 무료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F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Flash 2.0 (무료 티어)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25C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 1,500req 무료. Supabase Edge Functions에서 호출.</w:t>
            </w:r>
          </w:p>
        </w:tc>
      </w:tr>
      <w:tr w:rsidR="00922F21" w14:paraId="1DF5E7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1FB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— 유료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65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Pro 또는 Claude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08C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구독자 전용. 사용량 측정 후 최종 모델 선정.</w:t>
            </w:r>
          </w:p>
        </w:tc>
      </w:tr>
      <w:tr w:rsidR="00922F21" w14:paraId="797BC0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12E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푸시 알림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006E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APNs (iOS·macOS) + FCM (Android 확장 시)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6B5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Edge Functions에서 직접 호출.</w:t>
            </w:r>
          </w:p>
        </w:tc>
      </w:tr>
      <w:tr w:rsidR="00922F21" w14:paraId="44F2F6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9C3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707B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PostHog 또는 Supabase Analytics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F0F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KPI 5대 지표 자동 수집. Phase 1 초기부터 세팅.</w:t>
            </w:r>
          </w:p>
        </w:tc>
      </w:tr>
      <w:tr w:rsidR="00922F21" w14:paraId="178468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D87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웹·구독 포털 (Phase 4+)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5C6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Next.js + Vercel + 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AD5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크로스플랫폼 구독 관리 포털. Stripe로 결제 통합.</w:t>
            </w:r>
          </w:p>
        </w:tc>
      </w:tr>
    </w:tbl>
    <w:p w14:paraId="4DA5CA99" w14:textId="77777777" w:rsidR="00922F21" w:rsidRDefault="00922F21">
      <w:pPr>
        <w:spacing w:before="100" w:after="100"/>
      </w:pPr>
    </w:p>
    <w:p w14:paraId="6C5A3C9A" w14:textId="77777777" w:rsidR="00922F21" w:rsidRDefault="00000000">
      <w:pPr>
        <w:pStyle w:val="2"/>
      </w:pPr>
      <w:r>
        <w:t>16-2. iCloud 연동 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22F21" w14:paraId="00F1F25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C4C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역할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B2A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수단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09E9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7EDB89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A86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기기 간 실시간 동기화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4FB5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Supabase Realtime (메인)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ADF0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Android·Web 확장 시에도 그대로 사용</w:t>
            </w:r>
          </w:p>
        </w:tc>
      </w:tr>
      <w:tr w:rsidR="00922F21" w14:paraId="2FA2E0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2716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기기 오프라인 백업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4BC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iCloud Drive (flutter_icloud_document)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BFC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재설치 시 데이터 복구. 세션 기록·설정 JSON 백업</w:t>
            </w:r>
          </w:p>
        </w:tc>
      </w:tr>
      <w:tr w:rsidR="00922F21" w14:paraId="27B6D8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FDBA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CloudKit 깊은 연동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954E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4 이후 검토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A07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수요 확인 후 Swift 브릿지로 구현</w:t>
            </w:r>
          </w:p>
        </w:tc>
      </w:tr>
    </w:tbl>
    <w:p w14:paraId="2C973C4E" w14:textId="77777777" w:rsidR="00922F21" w:rsidRDefault="00922F21">
      <w:pPr>
        <w:spacing w:before="100" w:after="100"/>
      </w:pPr>
    </w:p>
    <w:p w14:paraId="40F151FB" w14:textId="77777777" w:rsidR="00922F21" w:rsidRDefault="00000000">
      <w:pPr>
        <w:pStyle w:val="2"/>
      </w:pPr>
      <w:r>
        <w:t>16-3. AI 비용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000"/>
        <w:gridCol w:w="2500"/>
        <w:gridCol w:w="2520"/>
      </w:tblGrid>
      <w:tr w:rsidR="00922F21" w14:paraId="614925E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2D54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C455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모델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C872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비용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8A7C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운영 방침</w:t>
            </w:r>
          </w:p>
        </w:tc>
      </w:tr>
      <w:tr w:rsidR="00922F21" w14:paraId="56E8E1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FF9F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 (무료)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4E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Flash 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AA0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 (무료 티어)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A66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1일 최대 10회. 초과 시 다음날 리셋.</w:t>
            </w:r>
          </w:p>
        </w:tc>
      </w:tr>
      <w:tr w:rsidR="00922F21" w14:paraId="50D5E0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1051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개인화 인사이트 (유료)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D06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Pro / Claude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77FA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$0.80~1.25/1M tokens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4B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구독자 전용. 주간 리포트 + 온디맨드.</w:t>
            </w:r>
          </w:p>
        </w:tc>
      </w:tr>
      <w:tr w:rsidR="00922F21" w14:paraId="1F0105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BDF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패턴 분석 (유료 Phase 3+)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64C5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Core ML 우선 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53C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온디바이스 시 $0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75B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↔ Swift 브릿지 필요. Phase 3 이후.</w:t>
            </w:r>
          </w:p>
        </w:tc>
      </w:tr>
    </w:tbl>
    <w:p w14:paraId="053DA778" w14:textId="77777777" w:rsidR="00922F21" w:rsidRDefault="00922F21">
      <w:pPr>
        <w:spacing w:before="100" w:after="100"/>
      </w:pPr>
    </w:p>
    <w:p w14:paraId="294E6C81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개발 도구 AI (Claude Code 등)는 운영 비용과 완전 분리. 운영 손익 계산 미포함.</w:t>
      </w:r>
    </w:p>
    <w:p w14:paraId="40A5566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F0501D" w14:textId="77777777" w:rsidR="00922F21" w:rsidRDefault="00000000">
      <w:pPr>
        <w:pStyle w:val="1"/>
      </w:pPr>
      <w:r>
        <w:t>17. 참고 문헌</w:t>
      </w:r>
    </w:p>
    <w:p w14:paraId="1B3E1FD6" w14:textId="77777777" w:rsidR="00922F21" w:rsidRDefault="00922F21">
      <w:pPr>
        <w:spacing w:before="100" w:after="100"/>
      </w:pPr>
    </w:p>
    <w:p w14:paraId="39580A2B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lastRenderedPageBreak/>
        <w:t>[1] Fuermaier et al. (2024). Impairment Assessment in Adult ADHD. Sage Journals.</w:t>
      </w:r>
    </w:p>
    <w:p w14:paraId="018ADAA8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[2] PMC11408967. Impairment Assessment in Adult ADHD and Related Disorders.</w:t>
      </w:r>
    </w:p>
    <w:p w14:paraId="46F31A00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[3] PMC12384060. Cognitive Impairment in Adult Attention Deficit Hyperactivity Disorder.</w:t>
      </w:r>
    </w:p>
    <w:p w14:paraId="773949F7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[4] PubMed 40547117. Adult ADHD and comorbid anxiety and depressive disorders.</w:t>
      </w:r>
    </w:p>
    <w:p w14:paraId="6BD77779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[5] PMC12179154. Adult ADHD and comorbid anxiety and depressive disorders.</w:t>
      </w:r>
    </w:p>
    <w:p w14:paraId="440F48A1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[6] PubMed 36876491. Functional Impairments Associated With ADHD in Adulthood.</w:t>
      </w:r>
    </w:p>
    <w:p w14:paraId="1962231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[7] PubMed 38823477. Systematic Review: Effects of structured intervention on ADHD.</w:t>
      </w:r>
    </w:p>
    <w:p w14:paraId="64E880E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[8] Psychology Today (2021). How Adults with ADHD Can Manufacture Motivation.</w:t>
      </w:r>
    </w:p>
    <w:p w14:paraId="46A5A7BC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[9] NICE (NG87). Attention deficit hyperactivity disorder: diagnosis and management.</w:t>
      </w:r>
    </w:p>
    <w:p w14:paraId="5C20A94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[10] KRM 10014244. 성인 ADHD의 주의결함에 관한 실험 및 인지신경심리 연구.</w:t>
      </w:r>
    </w:p>
    <w:p w14:paraId="6C0A8AF7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[11] PMC11278469. Systematic Review of Executive Function Stimulation Methods.</w:t>
      </w:r>
    </w:p>
    <w:p w14:paraId="6B8209D5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[12] ScienceON DIKO0013700503. 성인ADHD 성향과 대인관계 문제.</w:t>
      </w:r>
    </w:p>
    <w:p w14:paraId="76C023FE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[13] PubMed 37878348. Treatment Outcomes With Licensed and Unlicensed Stimulant Medications.</w:t>
      </w:r>
    </w:p>
    <w:p w14:paraId="4431AB9A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[14] 한겨레. 성인 ADHD 12만명 역대 최다, 인지 훈련 동향.</w:t>
      </w:r>
    </w:p>
    <w:p w14:paraId="4091152D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[15] Kessler et al. (2006). The prevalence and correlates of adult ADHD in the United States. American Journal of Psychiatry, 163(4), 716–723.</w:t>
      </w:r>
    </w:p>
    <w:p w14:paraId="18E63E36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[16] Lenny Rachitsky (2023). What is good conversion rate for a consumer subscription app? Lenny's Newsletter.</w:t>
      </w:r>
    </w:p>
    <w:p w14:paraId="53ED4F72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[17] OECD (2023). OECD Digital Health Report 2023: Empowering Health Systems. OECD Publishing, Paris.</w:t>
      </w:r>
    </w:p>
    <w:sectPr w:rsidR="00922F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02D"/>
    <w:multiLevelType w:val="hybridMultilevel"/>
    <w:tmpl w:val="A5CCF936"/>
    <w:lvl w:ilvl="0" w:tplc="2842BCEE">
      <w:start w:val="1"/>
      <w:numFmt w:val="bullet"/>
      <w:lvlText w:val="●"/>
      <w:lvlJc w:val="left"/>
      <w:pPr>
        <w:ind w:left="720" w:hanging="360"/>
      </w:pPr>
    </w:lvl>
    <w:lvl w:ilvl="1" w:tplc="65F030DA">
      <w:start w:val="1"/>
      <w:numFmt w:val="bullet"/>
      <w:lvlText w:val="○"/>
      <w:lvlJc w:val="left"/>
      <w:pPr>
        <w:ind w:left="1440" w:hanging="360"/>
      </w:pPr>
    </w:lvl>
    <w:lvl w:ilvl="2" w:tplc="84C4CD4E">
      <w:start w:val="1"/>
      <w:numFmt w:val="bullet"/>
      <w:lvlText w:val="■"/>
      <w:lvlJc w:val="left"/>
      <w:pPr>
        <w:ind w:left="2160" w:hanging="360"/>
      </w:pPr>
    </w:lvl>
    <w:lvl w:ilvl="3" w:tplc="DA406212">
      <w:start w:val="1"/>
      <w:numFmt w:val="bullet"/>
      <w:lvlText w:val="●"/>
      <w:lvlJc w:val="left"/>
      <w:pPr>
        <w:ind w:left="2880" w:hanging="360"/>
      </w:pPr>
    </w:lvl>
    <w:lvl w:ilvl="4" w:tplc="C56EC43C">
      <w:start w:val="1"/>
      <w:numFmt w:val="bullet"/>
      <w:lvlText w:val="○"/>
      <w:lvlJc w:val="left"/>
      <w:pPr>
        <w:ind w:left="3600" w:hanging="360"/>
      </w:pPr>
    </w:lvl>
    <w:lvl w:ilvl="5" w:tplc="AEB6EEB0">
      <w:start w:val="1"/>
      <w:numFmt w:val="bullet"/>
      <w:lvlText w:val="■"/>
      <w:lvlJc w:val="left"/>
      <w:pPr>
        <w:ind w:left="4320" w:hanging="360"/>
      </w:pPr>
    </w:lvl>
    <w:lvl w:ilvl="6" w:tplc="72246418">
      <w:start w:val="1"/>
      <w:numFmt w:val="bullet"/>
      <w:lvlText w:val="●"/>
      <w:lvlJc w:val="left"/>
      <w:pPr>
        <w:ind w:left="5040" w:hanging="360"/>
      </w:pPr>
    </w:lvl>
    <w:lvl w:ilvl="7" w:tplc="58263028">
      <w:start w:val="1"/>
      <w:numFmt w:val="bullet"/>
      <w:lvlText w:val="●"/>
      <w:lvlJc w:val="left"/>
      <w:pPr>
        <w:ind w:left="5760" w:hanging="360"/>
      </w:pPr>
    </w:lvl>
    <w:lvl w:ilvl="8" w:tplc="CDF02D4A">
      <w:start w:val="1"/>
      <w:numFmt w:val="bullet"/>
      <w:lvlText w:val="●"/>
      <w:lvlJc w:val="left"/>
      <w:pPr>
        <w:ind w:left="6480" w:hanging="360"/>
      </w:pPr>
    </w:lvl>
  </w:abstractNum>
  <w:num w:numId="1" w16cid:durableId="93810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21"/>
    <w:rsid w:val="001F30A1"/>
    <w:rsid w:val="004360B4"/>
    <w:rsid w:val="004A7F8C"/>
    <w:rsid w:val="00922F21"/>
    <w:rsid w:val="0095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1A92C"/>
  <w15:docId w15:val="{ED2719D8-6C84-9C41-839C-9742EBC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80"/>
      <w:outlineLvl w:val="0"/>
    </w:pPr>
    <w:rPr>
      <w:rFonts w:eastAsia="Arial"/>
      <w:b/>
      <w:bCs/>
      <w:color w:val="1A3560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5507</Words>
  <Characters>8042</Characters>
  <Application>Microsoft Office Word</Application>
  <DocSecurity>0</DocSecurity>
  <Lines>731</Lines>
  <Paragraphs>903</Paragraphs>
  <ScaleCrop>false</ScaleCrop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CHOIWONJIN</cp:lastModifiedBy>
  <cp:revision>3</cp:revision>
  <dcterms:created xsi:type="dcterms:W3CDTF">2026-05-07T06:13:00Z</dcterms:created>
  <dcterms:modified xsi:type="dcterms:W3CDTF">2026-05-07T06:32:00Z</dcterms:modified>
</cp:coreProperties>
</file>